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BBA73" w14:textId="750D1FB9" w:rsidR="00D2580C" w:rsidRDefault="00D2580C" w:rsidP="00D2580C">
      <w:pPr>
        <w:jc w:val="both"/>
        <w:rPr>
          <w:rFonts w:ascii="Times New Roman" w:hAnsi="Times New Roman" w:cs="Times New Roman"/>
          <w:sz w:val="24"/>
          <w:szCs w:val="24"/>
        </w:rPr>
      </w:pPr>
      <w:r w:rsidRPr="00D2580C">
        <w:rPr>
          <w:rFonts w:ascii="Times New Roman" w:hAnsi="Times New Roman" w:cs="Times New Roman"/>
          <w:b/>
          <w:bCs/>
          <w:sz w:val="24"/>
          <w:szCs w:val="24"/>
        </w:rPr>
        <w:t>Ornithology Research</w:t>
      </w:r>
      <w:r>
        <w:rPr>
          <w:rFonts w:ascii="Times New Roman" w:hAnsi="Times New Roman" w:cs="Times New Roman"/>
          <w:b/>
          <w:bCs/>
          <w:sz w:val="24"/>
          <w:szCs w:val="24"/>
        </w:rPr>
        <w:t xml:space="preserve">: </w:t>
      </w:r>
      <w:r w:rsidRPr="0035331F">
        <w:rPr>
          <w:rFonts w:ascii="Times New Roman" w:hAnsi="Times New Roman" w:cs="Times New Roman"/>
          <w:b/>
          <w:bCs/>
          <w:sz w:val="24"/>
          <w:szCs w:val="24"/>
          <w:highlight w:val="yellow"/>
        </w:rPr>
        <w:t>SHORT COMMUNICATIONS</w:t>
      </w:r>
      <w:r w:rsidRPr="0035331F">
        <w:rPr>
          <w:rFonts w:ascii="Times New Roman" w:hAnsi="Times New Roman" w:cs="Times New Roman"/>
          <w:sz w:val="24"/>
          <w:szCs w:val="24"/>
          <w:highlight w:val="yellow"/>
        </w:rPr>
        <w:t> should not exceed 1,500 words, excluding abstract and references, with up to 2 figures and 2 tables. Short communications should not have subheadings, and should have the sections Acknowledgments and References</w:t>
      </w:r>
      <w:r>
        <w:rPr>
          <w:rFonts w:ascii="Times New Roman" w:hAnsi="Times New Roman" w:cs="Times New Roman"/>
          <w:sz w:val="24"/>
          <w:szCs w:val="24"/>
        </w:rPr>
        <w:t xml:space="preserve"> (</w:t>
      </w:r>
      <w:r w:rsidRPr="00D2580C">
        <w:rPr>
          <w:rFonts w:ascii="Times New Roman" w:hAnsi="Times New Roman" w:cs="Times New Roman"/>
          <w:sz w:val="24"/>
          <w:szCs w:val="24"/>
        </w:rPr>
        <w:t>https://link.springer.com/journal/43388/submission-guidelines</w:t>
      </w:r>
      <w:r>
        <w:rPr>
          <w:rFonts w:ascii="Times New Roman" w:hAnsi="Times New Roman" w:cs="Times New Roman"/>
          <w:sz w:val="24"/>
          <w:szCs w:val="24"/>
        </w:rPr>
        <w:t>)</w:t>
      </w:r>
    </w:p>
    <w:p w14:paraId="3F79C963" w14:textId="77777777" w:rsidR="00D2580C" w:rsidRDefault="00D2580C" w:rsidP="00B00183">
      <w:pPr>
        <w:jc w:val="center"/>
        <w:rPr>
          <w:rFonts w:ascii="Times New Roman" w:hAnsi="Times New Roman" w:cs="Times New Roman"/>
          <w:b/>
          <w:bCs/>
          <w:sz w:val="24"/>
          <w:szCs w:val="24"/>
        </w:rPr>
      </w:pPr>
    </w:p>
    <w:p w14:paraId="1F3AF350" w14:textId="4331FF52" w:rsidR="0086763C" w:rsidRPr="00B00183" w:rsidRDefault="00D2580C" w:rsidP="00B00183">
      <w:pPr>
        <w:jc w:val="center"/>
        <w:rPr>
          <w:rFonts w:ascii="Times New Roman" w:hAnsi="Times New Roman" w:cs="Times New Roman"/>
          <w:b/>
          <w:bCs/>
          <w:sz w:val="24"/>
          <w:szCs w:val="24"/>
        </w:rPr>
      </w:pPr>
      <w:r>
        <w:rPr>
          <w:rFonts w:ascii="Times New Roman" w:hAnsi="Times New Roman" w:cs="Times New Roman"/>
          <w:b/>
          <w:bCs/>
          <w:sz w:val="24"/>
          <w:szCs w:val="24"/>
        </w:rPr>
        <w:t xml:space="preserve">Title: </w:t>
      </w:r>
      <w:r w:rsidR="0086763C" w:rsidRPr="00B00183">
        <w:rPr>
          <w:rFonts w:ascii="Times New Roman" w:hAnsi="Times New Roman" w:cs="Times New Roman"/>
          <w:b/>
          <w:bCs/>
          <w:sz w:val="24"/>
          <w:szCs w:val="24"/>
        </w:rPr>
        <w:t xml:space="preserve">The first record of </w:t>
      </w:r>
      <w:r w:rsidR="00325AE0">
        <w:rPr>
          <w:rFonts w:ascii="Times New Roman" w:hAnsi="Times New Roman" w:cs="Times New Roman"/>
          <w:b/>
          <w:bCs/>
          <w:sz w:val="24"/>
          <w:szCs w:val="24"/>
        </w:rPr>
        <w:t xml:space="preserve">the </w:t>
      </w:r>
      <w:bookmarkStart w:id="0" w:name="_Hlk171955147"/>
      <w:r w:rsidR="0086763C" w:rsidRPr="00B00183">
        <w:rPr>
          <w:rFonts w:ascii="Times New Roman" w:hAnsi="Times New Roman" w:cs="Times New Roman"/>
          <w:b/>
          <w:bCs/>
          <w:sz w:val="24"/>
          <w:szCs w:val="24"/>
        </w:rPr>
        <w:t>Uniform-Finch (</w:t>
      </w:r>
      <w:r w:rsidR="0086763C" w:rsidRPr="00B00183">
        <w:rPr>
          <w:rFonts w:ascii="Times New Roman" w:hAnsi="Times New Roman" w:cs="Times New Roman"/>
          <w:b/>
          <w:bCs/>
          <w:i/>
          <w:iCs/>
          <w:sz w:val="24"/>
          <w:szCs w:val="24"/>
        </w:rPr>
        <w:t>Haplospiza unicolor</w:t>
      </w:r>
      <w:r w:rsidR="0026226E">
        <w:rPr>
          <w:rFonts w:ascii="Times New Roman" w:hAnsi="Times New Roman" w:cs="Times New Roman"/>
          <w:b/>
          <w:bCs/>
          <w:sz w:val="24"/>
          <w:szCs w:val="24"/>
        </w:rPr>
        <w:t xml:space="preserve"> Cabanis, 1851</w:t>
      </w:r>
      <w:r w:rsidR="0086763C" w:rsidRPr="00B00183">
        <w:rPr>
          <w:rFonts w:ascii="Times New Roman" w:hAnsi="Times New Roman" w:cs="Times New Roman"/>
          <w:b/>
          <w:bCs/>
          <w:sz w:val="24"/>
          <w:szCs w:val="24"/>
        </w:rPr>
        <w:t xml:space="preserve">) </w:t>
      </w:r>
      <w:bookmarkEnd w:id="0"/>
      <w:r w:rsidR="0086763C" w:rsidRPr="00B00183">
        <w:rPr>
          <w:rFonts w:ascii="Times New Roman" w:hAnsi="Times New Roman" w:cs="Times New Roman"/>
          <w:b/>
          <w:bCs/>
          <w:sz w:val="24"/>
          <w:szCs w:val="24"/>
        </w:rPr>
        <w:t>in the Cerrado and Center-West of Brazil</w:t>
      </w:r>
    </w:p>
    <w:p w14:paraId="77BD9A36" w14:textId="4515ED14" w:rsidR="0086763C" w:rsidRPr="00B00183" w:rsidRDefault="0086763C" w:rsidP="00D2580C">
      <w:pPr>
        <w:jc w:val="center"/>
        <w:rPr>
          <w:rFonts w:ascii="Times New Roman" w:hAnsi="Times New Roman" w:cs="Times New Roman"/>
          <w:sz w:val="24"/>
          <w:szCs w:val="24"/>
          <w:lang w:val="pt-BR"/>
        </w:rPr>
      </w:pPr>
      <w:r w:rsidRPr="00B00183">
        <w:rPr>
          <w:rFonts w:ascii="Times New Roman" w:hAnsi="Times New Roman" w:cs="Times New Roman"/>
          <w:sz w:val="24"/>
          <w:szCs w:val="24"/>
          <w:lang w:val="pt-BR"/>
        </w:rPr>
        <w:t>Yuri Souza</w:t>
      </w:r>
      <w:r w:rsidRPr="00B00183">
        <w:rPr>
          <w:rFonts w:ascii="Times New Roman" w:hAnsi="Times New Roman" w:cs="Times New Roman"/>
          <w:sz w:val="24"/>
          <w:szCs w:val="24"/>
          <w:vertAlign w:val="superscript"/>
          <w:lang w:val="pt-BR"/>
        </w:rPr>
        <w:t>1</w:t>
      </w:r>
      <w:r w:rsidRPr="00B00183">
        <w:rPr>
          <w:rFonts w:ascii="Times New Roman" w:hAnsi="Times New Roman" w:cs="Times New Roman"/>
          <w:sz w:val="24"/>
          <w:szCs w:val="24"/>
          <w:lang w:val="pt-BR"/>
        </w:rPr>
        <w:t>, João Salvador</w:t>
      </w:r>
      <w:r w:rsidRPr="00B00183">
        <w:rPr>
          <w:rFonts w:ascii="Times New Roman" w:hAnsi="Times New Roman" w:cs="Times New Roman"/>
          <w:sz w:val="24"/>
          <w:szCs w:val="24"/>
          <w:vertAlign w:val="superscript"/>
          <w:lang w:val="pt-BR"/>
        </w:rPr>
        <w:t>2</w:t>
      </w:r>
      <w:r w:rsidRPr="00B00183">
        <w:rPr>
          <w:rFonts w:ascii="Times New Roman" w:hAnsi="Times New Roman" w:cs="Times New Roman"/>
          <w:sz w:val="24"/>
          <w:szCs w:val="24"/>
          <w:lang w:val="pt-BR"/>
        </w:rPr>
        <w:t>, Baptiste Wijas</w:t>
      </w:r>
      <w:r w:rsidRPr="00B00183">
        <w:rPr>
          <w:rFonts w:ascii="Times New Roman" w:hAnsi="Times New Roman" w:cs="Times New Roman"/>
          <w:sz w:val="24"/>
          <w:szCs w:val="24"/>
          <w:vertAlign w:val="superscript"/>
          <w:lang w:val="pt-BR"/>
        </w:rPr>
        <w:t>3</w:t>
      </w:r>
    </w:p>
    <w:p w14:paraId="3FD206AC" w14:textId="69196F68" w:rsidR="0086763C" w:rsidRPr="00D2580C" w:rsidRDefault="0086763C" w:rsidP="00B00183">
      <w:pPr>
        <w:jc w:val="both"/>
        <w:rPr>
          <w:rFonts w:ascii="Times New Roman" w:hAnsi="Times New Roman" w:cs="Times New Roman"/>
          <w:sz w:val="20"/>
          <w:szCs w:val="20"/>
        </w:rPr>
      </w:pPr>
      <w:r w:rsidRPr="00D2580C">
        <w:rPr>
          <w:rFonts w:ascii="Times New Roman" w:hAnsi="Times New Roman" w:cs="Times New Roman"/>
          <w:b/>
          <w:bCs/>
          <w:sz w:val="20"/>
          <w:szCs w:val="20"/>
        </w:rPr>
        <w:t>1</w:t>
      </w:r>
      <w:r w:rsidR="00B00183" w:rsidRPr="00D2580C">
        <w:rPr>
          <w:rFonts w:ascii="Times New Roman" w:hAnsi="Times New Roman" w:cs="Times New Roman"/>
          <w:b/>
          <w:bCs/>
          <w:sz w:val="20"/>
          <w:szCs w:val="20"/>
        </w:rPr>
        <w:t>.</w:t>
      </w:r>
      <w:r w:rsidR="00514FC4" w:rsidRPr="00D2580C">
        <w:rPr>
          <w:rFonts w:ascii="Times New Roman" w:hAnsi="Times New Roman" w:cs="Times New Roman"/>
          <w:sz w:val="20"/>
          <w:szCs w:val="20"/>
        </w:rPr>
        <w:t xml:space="preserve"> Department of Biology, University of Miami, Coral Gables, Florida, US</w:t>
      </w:r>
    </w:p>
    <w:p w14:paraId="7756D477" w14:textId="1B175ED6" w:rsidR="0086763C" w:rsidRPr="00D2580C" w:rsidRDefault="0086763C" w:rsidP="00B00183">
      <w:pPr>
        <w:jc w:val="both"/>
        <w:rPr>
          <w:rFonts w:ascii="Times New Roman" w:hAnsi="Times New Roman" w:cs="Times New Roman"/>
          <w:sz w:val="20"/>
          <w:szCs w:val="20"/>
          <w:lang w:val="pt-BR"/>
        </w:rPr>
      </w:pPr>
      <w:r w:rsidRPr="00D2580C">
        <w:rPr>
          <w:rFonts w:ascii="Times New Roman" w:hAnsi="Times New Roman" w:cs="Times New Roman"/>
          <w:b/>
          <w:bCs/>
          <w:sz w:val="20"/>
          <w:szCs w:val="20"/>
          <w:lang w:val="pt-BR"/>
        </w:rPr>
        <w:t>2</w:t>
      </w:r>
      <w:r w:rsidR="00B00183" w:rsidRPr="00D2580C">
        <w:rPr>
          <w:rFonts w:ascii="Times New Roman" w:hAnsi="Times New Roman" w:cs="Times New Roman"/>
          <w:b/>
          <w:bCs/>
          <w:sz w:val="20"/>
          <w:szCs w:val="20"/>
          <w:lang w:val="pt-BR"/>
        </w:rPr>
        <w:t>.</w:t>
      </w:r>
      <w:r w:rsidR="00514FC4" w:rsidRPr="00D2580C">
        <w:rPr>
          <w:rFonts w:ascii="Times New Roman" w:hAnsi="Times New Roman" w:cs="Times New Roman"/>
          <w:sz w:val="20"/>
          <w:szCs w:val="20"/>
          <w:lang w:val="pt-BR"/>
        </w:rPr>
        <w:t xml:space="preserve"> São Manuel, São Paulo, </w:t>
      </w:r>
      <w:r w:rsidR="00D2580C">
        <w:rPr>
          <w:rFonts w:ascii="Times New Roman" w:hAnsi="Times New Roman" w:cs="Times New Roman"/>
          <w:sz w:val="20"/>
          <w:szCs w:val="20"/>
          <w:lang w:val="pt-BR"/>
        </w:rPr>
        <w:t>Brazil</w:t>
      </w:r>
    </w:p>
    <w:p w14:paraId="5921CD38" w14:textId="3F1E152D" w:rsidR="0086763C" w:rsidRPr="00A406C5" w:rsidRDefault="0086763C" w:rsidP="00B00183">
      <w:pPr>
        <w:jc w:val="both"/>
        <w:rPr>
          <w:rFonts w:ascii="Times New Roman" w:hAnsi="Times New Roman" w:cs="Times New Roman"/>
          <w:sz w:val="20"/>
          <w:szCs w:val="20"/>
          <w:lang w:val="pt-BR"/>
        </w:rPr>
      </w:pPr>
      <w:r w:rsidRPr="00A406C5">
        <w:rPr>
          <w:rFonts w:ascii="Times New Roman" w:hAnsi="Times New Roman" w:cs="Times New Roman"/>
          <w:b/>
          <w:bCs/>
          <w:sz w:val="20"/>
          <w:szCs w:val="20"/>
          <w:lang w:val="pt-BR"/>
        </w:rPr>
        <w:t>3</w:t>
      </w:r>
      <w:r w:rsidR="00B00183" w:rsidRPr="00A406C5">
        <w:rPr>
          <w:rFonts w:ascii="Times New Roman" w:hAnsi="Times New Roman" w:cs="Times New Roman"/>
          <w:b/>
          <w:bCs/>
          <w:sz w:val="20"/>
          <w:szCs w:val="20"/>
          <w:lang w:val="pt-BR"/>
        </w:rPr>
        <w:t>.</w:t>
      </w:r>
      <w:r w:rsidR="00514FC4" w:rsidRPr="00A406C5">
        <w:rPr>
          <w:rFonts w:ascii="Times New Roman" w:hAnsi="Times New Roman" w:cs="Times New Roman"/>
          <w:sz w:val="20"/>
          <w:szCs w:val="20"/>
          <w:lang w:val="pt-BR"/>
        </w:rPr>
        <w:t xml:space="preserve"> </w:t>
      </w:r>
      <w:commentRangeStart w:id="1"/>
      <w:r w:rsidR="00514FC4" w:rsidRPr="00A406C5">
        <w:rPr>
          <w:rFonts w:ascii="Times New Roman" w:hAnsi="Times New Roman" w:cs="Times New Roman"/>
          <w:sz w:val="20"/>
          <w:szCs w:val="20"/>
          <w:highlight w:val="red"/>
          <w:lang w:val="pt-BR"/>
        </w:rPr>
        <w:t>Baptiste New Affiliation and UM?</w:t>
      </w:r>
      <w:commentRangeEnd w:id="1"/>
      <w:r w:rsidR="00987DC9">
        <w:rPr>
          <w:rStyle w:val="CommentReference"/>
        </w:rPr>
        <w:commentReference w:id="1"/>
      </w:r>
    </w:p>
    <w:p w14:paraId="67866253" w14:textId="1B283732" w:rsidR="00D2580C" w:rsidRPr="00D2580C" w:rsidRDefault="00D2580C" w:rsidP="00B00183">
      <w:pPr>
        <w:jc w:val="both"/>
        <w:rPr>
          <w:rFonts w:ascii="Times New Roman" w:hAnsi="Times New Roman" w:cs="Times New Roman"/>
          <w:b/>
          <w:bCs/>
          <w:sz w:val="24"/>
          <w:szCs w:val="24"/>
        </w:rPr>
      </w:pPr>
      <w:r w:rsidRPr="00D2580C">
        <w:rPr>
          <w:rFonts w:ascii="Times New Roman" w:hAnsi="Times New Roman" w:cs="Times New Roman"/>
          <w:b/>
          <w:bCs/>
          <w:sz w:val="24"/>
          <w:szCs w:val="24"/>
        </w:rPr>
        <w:t>Abstract</w:t>
      </w:r>
    </w:p>
    <w:p w14:paraId="7C6E0711" w14:textId="330E32B6" w:rsidR="00D2580C" w:rsidRDefault="00D2580C" w:rsidP="00D2580C">
      <w:pPr>
        <w:ind w:firstLine="720"/>
        <w:jc w:val="both"/>
        <w:rPr>
          <w:rFonts w:ascii="Times New Roman" w:hAnsi="Times New Roman" w:cs="Times New Roman"/>
          <w:sz w:val="24"/>
          <w:szCs w:val="24"/>
        </w:rPr>
      </w:pPr>
      <w:r w:rsidRPr="00D2580C">
        <w:rPr>
          <w:rFonts w:ascii="Times New Roman" w:hAnsi="Times New Roman" w:cs="Times New Roman"/>
          <w:sz w:val="24"/>
          <w:szCs w:val="24"/>
        </w:rPr>
        <w:t xml:space="preserve">The Uniform-Finch </w:t>
      </w:r>
      <w:r w:rsidRPr="00D2580C">
        <w:rPr>
          <w:rFonts w:ascii="Times New Roman" w:hAnsi="Times New Roman" w:cs="Times New Roman"/>
          <w:i/>
          <w:iCs/>
          <w:sz w:val="24"/>
          <w:szCs w:val="24"/>
        </w:rPr>
        <w:t>(Haplospiza unicolor</w:t>
      </w:r>
      <w:r w:rsidRPr="00D2580C">
        <w:rPr>
          <w:rFonts w:ascii="Times New Roman" w:hAnsi="Times New Roman" w:cs="Times New Roman"/>
          <w:sz w:val="24"/>
          <w:szCs w:val="24"/>
        </w:rPr>
        <w:t xml:space="preserve"> Cabanis, 1851)</w:t>
      </w:r>
      <w:r>
        <w:rPr>
          <w:rFonts w:ascii="Times New Roman" w:hAnsi="Times New Roman" w:cs="Times New Roman"/>
          <w:sz w:val="24"/>
          <w:szCs w:val="24"/>
        </w:rPr>
        <w:t xml:space="preserve"> is</w:t>
      </w:r>
      <w:r w:rsidRPr="00D2580C">
        <w:rPr>
          <w:rFonts w:ascii="Times New Roman" w:hAnsi="Times New Roman" w:cs="Times New Roman"/>
          <w:sz w:val="24"/>
          <w:szCs w:val="24"/>
        </w:rPr>
        <w:t xml:space="preserve"> typically found in the Atlantic Forest of Brazil</w:t>
      </w:r>
      <w:r>
        <w:rPr>
          <w:rFonts w:ascii="Times New Roman" w:hAnsi="Times New Roman" w:cs="Times New Roman"/>
          <w:sz w:val="24"/>
          <w:szCs w:val="24"/>
        </w:rPr>
        <w:t xml:space="preserve"> </w:t>
      </w:r>
      <w:del w:id="2" w:author="Baptiste Wijas" w:date="2024-07-16T15:17:00Z">
        <w:r w:rsidDel="00987DC9">
          <w:rPr>
            <w:rFonts w:ascii="Times New Roman" w:hAnsi="Times New Roman" w:cs="Times New Roman"/>
            <w:sz w:val="24"/>
            <w:szCs w:val="24"/>
          </w:rPr>
          <w:delText xml:space="preserve">and </w:delText>
        </w:r>
        <w:r w:rsidRPr="00D2580C" w:rsidDel="00987DC9">
          <w:rPr>
            <w:rFonts w:ascii="Times New Roman" w:hAnsi="Times New Roman" w:cs="Times New Roman"/>
            <w:sz w:val="24"/>
            <w:szCs w:val="24"/>
          </w:rPr>
          <w:delText>has been</w:delText>
        </w:r>
      </w:del>
      <w:ins w:id="3" w:author="Baptiste Wijas" w:date="2024-07-16T15:17:00Z">
        <w:r w:rsidR="00987DC9">
          <w:rPr>
            <w:rFonts w:ascii="Times New Roman" w:hAnsi="Times New Roman" w:cs="Times New Roman"/>
            <w:sz w:val="24"/>
            <w:szCs w:val="24"/>
          </w:rPr>
          <w:t>but we have</w:t>
        </w:r>
      </w:ins>
      <w:r w:rsidRPr="00D2580C">
        <w:rPr>
          <w:rFonts w:ascii="Times New Roman" w:hAnsi="Times New Roman" w:cs="Times New Roman"/>
          <w:sz w:val="24"/>
          <w:szCs w:val="24"/>
        </w:rPr>
        <w:t xml:space="preserve"> recorded </w:t>
      </w:r>
      <w:ins w:id="4" w:author="Baptiste Wijas" w:date="2024-07-16T15:17:00Z">
        <w:r w:rsidR="00987DC9">
          <w:rPr>
            <w:rFonts w:ascii="Times New Roman" w:hAnsi="Times New Roman" w:cs="Times New Roman"/>
            <w:sz w:val="24"/>
            <w:szCs w:val="24"/>
          </w:rPr>
          <w:t xml:space="preserve">it </w:t>
        </w:r>
      </w:ins>
      <w:r w:rsidRPr="00D2580C">
        <w:rPr>
          <w:rFonts w:ascii="Times New Roman" w:hAnsi="Times New Roman" w:cs="Times New Roman"/>
          <w:sz w:val="24"/>
          <w:szCs w:val="24"/>
        </w:rPr>
        <w:t xml:space="preserve">for the first time in the Brazilian savanna, or Cerrado, at a private </w:t>
      </w:r>
      <w:r>
        <w:rPr>
          <w:rFonts w:ascii="Times New Roman" w:hAnsi="Times New Roman" w:cs="Times New Roman"/>
          <w:sz w:val="24"/>
          <w:szCs w:val="24"/>
        </w:rPr>
        <w:t>property</w:t>
      </w:r>
      <w:r w:rsidRPr="00D2580C">
        <w:rPr>
          <w:rFonts w:ascii="Times New Roman" w:hAnsi="Times New Roman" w:cs="Times New Roman"/>
          <w:sz w:val="24"/>
          <w:szCs w:val="24"/>
        </w:rPr>
        <w:t xml:space="preserve"> in Alto Paraíso de Goiás, Goiás state.</w:t>
      </w:r>
      <w:r>
        <w:rPr>
          <w:rFonts w:ascii="Times New Roman" w:hAnsi="Times New Roman" w:cs="Times New Roman"/>
          <w:sz w:val="24"/>
          <w:szCs w:val="24"/>
        </w:rPr>
        <w:t xml:space="preserve"> This is a new record </w:t>
      </w:r>
      <w:ins w:id="5" w:author="Baptiste Wijas" w:date="2024-07-16T15:17:00Z">
        <w:r w:rsidR="00987DC9">
          <w:rPr>
            <w:rFonts w:ascii="Times New Roman" w:hAnsi="Times New Roman" w:cs="Times New Roman"/>
            <w:sz w:val="24"/>
            <w:szCs w:val="24"/>
          </w:rPr>
          <w:t>at</w:t>
        </w:r>
      </w:ins>
      <w:del w:id="6" w:author="Baptiste Wijas" w:date="2024-07-16T15:17:00Z">
        <w:r w:rsidDel="00987DC9">
          <w:rPr>
            <w:rFonts w:ascii="Times New Roman" w:hAnsi="Times New Roman" w:cs="Times New Roman"/>
            <w:sz w:val="24"/>
            <w:szCs w:val="24"/>
          </w:rPr>
          <w:delText>for</w:delText>
        </w:r>
      </w:del>
      <w:r>
        <w:rPr>
          <w:rFonts w:ascii="Times New Roman" w:hAnsi="Times New Roman" w:cs="Times New Roman"/>
          <w:sz w:val="24"/>
          <w:szCs w:val="24"/>
        </w:rPr>
        <w:t xml:space="preserve"> both the biome and state levels. We also accessed all the occurrence information of </w:t>
      </w:r>
      <w:r w:rsidRPr="00D2580C">
        <w:rPr>
          <w:rFonts w:ascii="Times New Roman" w:hAnsi="Times New Roman" w:cs="Times New Roman"/>
          <w:i/>
          <w:iCs/>
          <w:sz w:val="24"/>
          <w:szCs w:val="24"/>
        </w:rPr>
        <w:t>H</w:t>
      </w:r>
      <w:r>
        <w:rPr>
          <w:rFonts w:ascii="Times New Roman" w:hAnsi="Times New Roman" w:cs="Times New Roman"/>
          <w:i/>
          <w:iCs/>
          <w:sz w:val="24"/>
          <w:szCs w:val="24"/>
        </w:rPr>
        <w:t>.</w:t>
      </w:r>
      <w:r w:rsidRPr="00D2580C">
        <w:rPr>
          <w:rFonts w:ascii="Times New Roman" w:hAnsi="Times New Roman" w:cs="Times New Roman"/>
          <w:i/>
          <w:iCs/>
          <w:sz w:val="24"/>
          <w:szCs w:val="24"/>
        </w:rPr>
        <w:t xml:space="preserve"> unicolor</w:t>
      </w:r>
      <w:r>
        <w:rPr>
          <w:rFonts w:ascii="Times New Roman" w:hAnsi="Times New Roman" w:cs="Times New Roman"/>
          <w:sz w:val="24"/>
          <w:szCs w:val="24"/>
        </w:rPr>
        <w:t xml:space="preserve"> available in databases to explore its overall geographical range.</w:t>
      </w:r>
      <w:r w:rsidRPr="00D2580C">
        <w:rPr>
          <w:rFonts w:ascii="Times New Roman" w:hAnsi="Times New Roman" w:cs="Times New Roman"/>
          <w:sz w:val="24"/>
          <w:szCs w:val="24"/>
        </w:rPr>
        <w:t xml:space="preserve"> This new sighting</w:t>
      </w:r>
      <w:r>
        <w:rPr>
          <w:rFonts w:ascii="Times New Roman" w:hAnsi="Times New Roman" w:cs="Times New Roman"/>
          <w:sz w:val="24"/>
          <w:szCs w:val="24"/>
        </w:rPr>
        <w:t xml:space="preserve"> indicates this bird </w:t>
      </w:r>
      <w:commentRangeStart w:id="7"/>
      <w:del w:id="8" w:author="Baptiste Wijas" w:date="2024-07-16T16:25:00Z">
        <w:r w:rsidDel="0037307F">
          <w:rPr>
            <w:rFonts w:ascii="Times New Roman" w:hAnsi="Times New Roman" w:cs="Times New Roman"/>
            <w:sz w:val="24"/>
            <w:szCs w:val="24"/>
          </w:rPr>
          <w:delText>moved at least</w:delText>
        </w:r>
      </w:del>
      <w:ins w:id="9" w:author="Baptiste Wijas" w:date="2024-07-16T16:25:00Z">
        <w:r w:rsidR="0037307F">
          <w:rPr>
            <w:rFonts w:ascii="Times New Roman" w:hAnsi="Times New Roman" w:cs="Times New Roman"/>
            <w:sz w:val="24"/>
            <w:szCs w:val="24"/>
          </w:rPr>
          <w:t>was</w:t>
        </w:r>
      </w:ins>
      <w:ins w:id="10" w:author="Baptiste Wijas" w:date="2024-07-16T16:26:00Z">
        <w:r w:rsidR="0037307F">
          <w:rPr>
            <w:rFonts w:ascii="Times New Roman" w:hAnsi="Times New Roman" w:cs="Times New Roman"/>
            <w:sz w:val="24"/>
            <w:szCs w:val="24"/>
          </w:rPr>
          <w:t xml:space="preserve"> found</w:t>
        </w:r>
      </w:ins>
      <w:r>
        <w:rPr>
          <w:rFonts w:ascii="Times New Roman" w:hAnsi="Times New Roman" w:cs="Times New Roman"/>
          <w:sz w:val="24"/>
          <w:szCs w:val="24"/>
        </w:rPr>
        <w:t xml:space="preserve"> 679,43km from its original distribution range</w:t>
      </w:r>
      <w:commentRangeEnd w:id="7"/>
      <w:r w:rsidR="0037307F">
        <w:rPr>
          <w:rStyle w:val="CommentReference"/>
        </w:rPr>
        <w:commentReference w:id="7"/>
      </w:r>
      <w:r>
        <w:rPr>
          <w:rFonts w:ascii="Times New Roman" w:hAnsi="Times New Roman" w:cs="Times New Roman"/>
          <w:sz w:val="24"/>
          <w:szCs w:val="24"/>
        </w:rPr>
        <w:t xml:space="preserve">, thus shedding light </w:t>
      </w:r>
      <w:ins w:id="11" w:author="Baptiste Wijas" w:date="2024-07-16T16:26:00Z">
        <w:r w:rsidR="0037307F">
          <w:rPr>
            <w:rFonts w:ascii="Times New Roman" w:hAnsi="Times New Roman" w:cs="Times New Roman"/>
            <w:sz w:val="24"/>
            <w:szCs w:val="24"/>
          </w:rPr>
          <w:t>either on</w:t>
        </w:r>
      </w:ins>
      <w:del w:id="12" w:author="Baptiste Wijas" w:date="2024-07-16T16:26:00Z">
        <w:r w:rsidDel="0037307F">
          <w:rPr>
            <w:rFonts w:ascii="Times New Roman" w:hAnsi="Times New Roman" w:cs="Times New Roman"/>
            <w:sz w:val="24"/>
            <w:szCs w:val="24"/>
          </w:rPr>
          <w:delText>on</w:delText>
        </w:r>
      </w:del>
      <w:r>
        <w:rPr>
          <w:rFonts w:ascii="Times New Roman" w:hAnsi="Times New Roman" w:cs="Times New Roman"/>
          <w:sz w:val="24"/>
          <w:szCs w:val="24"/>
        </w:rPr>
        <w:t xml:space="preserve"> its potential for dispersal </w:t>
      </w:r>
      <w:del w:id="13" w:author="Baptiste Wijas" w:date="2024-07-16T16:26:00Z">
        <w:r w:rsidDel="0037307F">
          <w:rPr>
            <w:rFonts w:ascii="Times New Roman" w:hAnsi="Times New Roman" w:cs="Times New Roman"/>
            <w:sz w:val="24"/>
            <w:szCs w:val="24"/>
          </w:rPr>
          <w:delText>and adaptation to a different environment</w:delText>
        </w:r>
      </w:del>
      <w:ins w:id="14" w:author="Baptiste Wijas" w:date="2024-07-16T16:26:00Z">
        <w:r w:rsidR="0037307F">
          <w:rPr>
            <w:rFonts w:ascii="Times New Roman" w:hAnsi="Times New Roman" w:cs="Times New Roman"/>
            <w:sz w:val="24"/>
            <w:szCs w:val="24"/>
          </w:rPr>
          <w:t xml:space="preserve">or the </w:t>
        </w:r>
      </w:ins>
      <w:ins w:id="15" w:author="Baptiste Wijas" w:date="2024-07-16T16:27:00Z">
        <w:r w:rsidR="00006F80">
          <w:rPr>
            <w:rFonts w:ascii="Times New Roman" w:hAnsi="Times New Roman" w:cs="Times New Roman"/>
            <w:sz w:val="24"/>
            <w:szCs w:val="24"/>
          </w:rPr>
          <w:t xml:space="preserve">prior </w:t>
        </w:r>
      </w:ins>
      <w:ins w:id="16" w:author="Baptiste Wijas" w:date="2024-07-16T16:26:00Z">
        <w:r w:rsidR="0037307F">
          <w:rPr>
            <w:rFonts w:ascii="Times New Roman" w:hAnsi="Times New Roman" w:cs="Times New Roman"/>
            <w:sz w:val="24"/>
            <w:szCs w:val="24"/>
          </w:rPr>
          <w:t>lack of knowledge on persisting bird populations in the area</w:t>
        </w:r>
      </w:ins>
      <w:r w:rsidRPr="00D2580C">
        <w:rPr>
          <w:rFonts w:ascii="Times New Roman" w:hAnsi="Times New Roman" w:cs="Times New Roman"/>
          <w:sz w:val="24"/>
          <w:szCs w:val="24"/>
        </w:rPr>
        <w:t xml:space="preserve">. The record </w:t>
      </w:r>
      <w:r w:rsidR="00CB594D">
        <w:rPr>
          <w:rFonts w:ascii="Times New Roman" w:hAnsi="Times New Roman" w:cs="Times New Roman"/>
          <w:sz w:val="24"/>
          <w:szCs w:val="24"/>
        </w:rPr>
        <w:t xml:space="preserve">presented here </w:t>
      </w:r>
      <w:r w:rsidRPr="00D2580C">
        <w:rPr>
          <w:rFonts w:ascii="Times New Roman" w:hAnsi="Times New Roman" w:cs="Times New Roman"/>
          <w:sz w:val="24"/>
          <w:szCs w:val="24"/>
        </w:rPr>
        <w:t xml:space="preserve">adds to the understanding of </w:t>
      </w:r>
      <w:r w:rsidRPr="00D2580C">
        <w:rPr>
          <w:rFonts w:ascii="Times New Roman" w:hAnsi="Times New Roman" w:cs="Times New Roman"/>
          <w:i/>
          <w:iCs/>
          <w:sz w:val="24"/>
          <w:szCs w:val="24"/>
        </w:rPr>
        <w:t>H. unicolor</w:t>
      </w:r>
      <w:r w:rsidRPr="00D2580C">
        <w:rPr>
          <w:rFonts w:ascii="Times New Roman" w:hAnsi="Times New Roman" w:cs="Times New Roman"/>
          <w:sz w:val="24"/>
          <w:szCs w:val="24"/>
        </w:rPr>
        <w:t xml:space="preserve"> distribution </w:t>
      </w:r>
      <w:r w:rsidR="00CB594D">
        <w:rPr>
          <w:rFonts w:ascii="Times New Roman" w:hAnsi="Times New Roman" w:cs="Times New Roman"/>
          <w:sz w:val="24"/>
          <w:szCs w:val="24"/>
        </w:rPr>
        <w:t>and potential for dispersal</w:t>
      </w:r>
      <w:r w:rsidRPr="00D2580C">
        <w:rPr>
          <w:rFonts w:ascii="Times New Roman" w:hAnsi="Times New Roman" w:cs="Times New Roman"/>
          <w:sz w:val="24"/>
          <w:szCs w:val="24"/>
        </w:rPr>
        <w:t xml:space="preserve">, indicating the need for further research to explore its population size, stability, and environmental adaptation in the Cerrado. </w:t>
      </w:r>
    </w:p>
    <w:p w14:paraId="0DC635F0" w14:textId="7BD1E42B" w:rsidR="00CB594D" w:rsidRPr="00514FC4" w:rsidRDefault="00CB594D" w:rsidP="00CB594D">
      <w:pPr>
        <w:jc w:val="both"/>
        <w:rPr>
          <w:rFonts w:ascii="Times New Roman" w:hAnsi="Times New Roman" w:cs="Times New Roman"/>
          <w:sz w:val="24"/>
          <w:szCs w:val="24"/>
        </w:rPr>
      </w:pPr>
      <w:r w:rsidRPr="00CB594D">
        <w:rPr>
          <w:rFonts w:ascii="Times New Roman" w:hAnsi="Times New Roman" w:cs="Times New Roman"/>
          <w:b/>
          <w:bCs/>
          <w:sz w:val="24"/>
          <w:szCs w:val="24"/>
        </w:rPr>
        <w:t>Key-words</w:t>
      </w:r>
      <w:r>
        <w:rPr>
          <w:rFonts w:ascii="Times New Roman" w:hAnsi="Times New Roman" w:cs="Times New Roman"/>
          <w:sz w:val="24"/>
          <w:szCs w:val="24"/>
        </w:rPr>
        <w:t>: Birds, Dispersal, Savanna, Occurrences</w:t>
      </w:r>
    </w:p>
    <w:p w14:paraId="1B8F46F3" w14:textId="700F0748" w:rsidR="00D2580C" w:rsidRPr="00D2580C" w:rsidRDefault="00D2580C" w:rsidP="00D2580C">
      <w:pPr>
        <w:jc w:val="both"/>
        <w:rPr>
          <w:rFonts w:ascii="Times New Roman" w:hAnsi="Times New Roman" w:cs="Times New Roman"/>
          <w:b/>
          <w:bCs/>
          <w:sz w:val="24"/>
          <w:szCs w:val="24"/>
        </w:rPr>
      </w:pPr>
      <w:r>
        <w:rPr>
          <w:rFonts w:ascii="Times New Roman" w:hAnsi="Times New Roman" w:cs="Times New Roman"/>
          <w:b/>
          <w:bCs/>
          <w:sz w:val="24"/>
          <w:szCs w:val="24"/>
        </w:rPr>
        <w:t>Text body</w:t>
      </w:r>
    </w:p>
    <w:p w14:paraId="65EB3C2E" w14:textId="5ABCA598" w:rsidR="00FC21B8" w:rsidRDefault="001E6CF6" w:rsidP="000C2CB2">
      <w:pPr>
        <w:ind w:firstLine="720"/>
        <w:jc w:val="both"/>
        <w:rPr>
          <w:rFonts w:ascii="Times New Roman" w:hAnsi="Times New Roman" w:cs="Times New Roman"/>
          <w:sz w:val="24"/>
          <w:szCs w:val="24"/>
        </w:rPr>
      </w:pPr>
      <w:r w:rsidRPr="001E6CF6">
        <w:rPr>
          <w:rFonts w:ascii="Times New Roman" w:hAnsi="Times New Roman" w:cs="Times New Roman"/>
          <w:sz w:val="24"/>
          <w:szCs w:val="24"/>
        </w:rPr>
        <w:t>The Uniform</w:t>
      </w:r>
      <w:r w:rsidR="00573F11">
        <w:rPr>
          <w:rFonts w:ascii="Times New Roman" w:hAnsi="Times New Roman" w:cs="Times New Roman"/>
          <w:sz w:val="24"/>
          <w:szCs w:val="24"/>
        </w:rPr>
        <w:t>-</w:t>
      </w:r>
      <w:r w:rsidRPr="001E6CF6">
        <w:rPr>
          <w:rFonts w:ascii="Times New Roman" w:hAnsi="Times New Roman" w:cs="Times New Roman"/>
          <w:sz w:val="24"/>
          <w:szCs w:val="24"/>
        </w:rPr>
        <w:t>Finch (</w:t>
      </w:r>
      <w:r w:rsidR="00C17ABD" w:rsidRPr="00325AE0">
        <w:rPr>
          <w:rFonts w:ascii="Times New Roman" w:hAnsi="Times New Roman" w:cs="Times New Roman"/>
          <w:i/>
          <w:iCs/>
          <w:sz w:val="24"/>
          <w:szCs w:val="24"/>
        </w:rPr>
        <w:t>Haplospiza unicolor</w:t>
      </w:r>
      <w:r w:rsidR="00C17ABD" w:rsidRPr="00325AE0">
        <w:rPr>
          <w:rFonts w:ascii="Times New Roman" w:hAnsi="Times New Roman" w:cs="Times New Roman"/>
          <w:sz w:val="24"/>
          <w:szCs w:val="24"/>
        </w:rPr>
        <w:t xml:space="preserve"> Cabanis, 1851) </w:t>
      </w:r>
      <w:r w:rsidRPr="001E6CF6">
        <w:rPr>
          <w:rFonts w:ascii="Times New Roman" w:hAnsi="Times New Roman" w:cs="Times New Roman"/>
          <w:sz w:val="24"/>
          <w:szCs w:val="24"/>
        </w:rPr>
        <w:t>is an endemic bird of the Atlantic Forest</w:t>
      </w:r>
      <w:r>
        <w:rPr>
          <w:rFonts w:ascii="Times New Roman" w:hAnsi="Times New Roman" w:cs="Times New Roman"/>
          <w:sz w:val="24"/>
          <w:szCs w:val="24"/>
        </w:rPr>
        <w:t xml:space="preserve">, </w:t>
      </w:r>
      <w:ins w:id="17" w:author="Baptiste Wijas" w:date="2024-07-16T15:19:00Z">
        <w:r w:rsidR="00987DC9">
          <w:rPr>
            <w:rFonts w:ascii="Times New Roman" w:hAnsi="Times New Roman" w:cs="Times New Roman"/>
            <w:sz w:val="24"/>
            <w:szCs w:val="24"/>
          </w:rPr>
          <w:t xml:space="preserve">mostly </w:t>
        </w:r>
      </w:ins>
      <w:r>
        <w:rPr>
          <w:rFonts w:ascii="Times New Roman" w:hAnsi="Times New Roman" w:cs="Times New Roman"/>
          <w:sz w:val="24"/>
          <w:szCs w:val="24"/>
        </w:rPr>
        <w:t xml:space="preserve">found in </w:t>
      </w:r>
      <w:ins w:id="18" w:author="Baptiste Wijas" w:date="2024-07-16T15:20:00Z">
        <w:r w:rsidR="00987DC9">
          <w:rPr>
            <w:rFonts w:ascii="Times New Roman" w:hAnsi="Times New Roman" w:cs="Times New Roman"/>
            <w:sz w:val="24"/>
            <w:szCs w:val="24"/>
          </w:rPr>
          <w:t xml:space="preserve">the </w:t>
        </w:r>
      </w:ins>
      <w:del w:id="19" w:author="Baptiste Wijas" w:date="2024-07-16T15:19:00Z">
        <w:r w:rsidDel="00987DC9">
          <w:rPr>
            <w:rFonts w:ascii="Times New Roman" w:hAnsi="Times New Roman" w:cs="Times New Roman"/>
            <w:sz w:val="24"/>
            <w:szCs w:val="24"/>
          </w:rPr>
          <w:delText xml:space="preserve">almost every state of </w:delText>
        </w:r>
      </w:del>
      <w:r w:rsidRPr="001E6CF6">
        <w:rPr>
          <w:rFonts w:ascii="Times New Roman" w:hAnsi="Times New Roman" w:cs="Times New Roman"/>
          <w:sz w:val="24"/>
          <w:szCs w:val="24"/>
        </w:rPr>
        <w:t>southeastern</w:t>
      </w:r>
      <w:r>
        <w:rPr>
          <w:rFonts w:ascii="Times New Roman" w:hAnsi="Times New Roman" w:cs="Times New Roman"/>
          <w:sz w:val="24"/>
          <w:szCs w:val="24"/>
        </w:rPr>
        <w:t xml:space="preserve"> </w:t>
      </w:r>
      <w:ins w:id="20" w:author="Baptiste Wijas" w:date="2024-07-16T15:19:00Z">
        <w:r w:rsidR="00987DC9">
          <w:rPr>
            <w:rFonts w:ascii="Times New Roman" w:hAnsi="Times New Roman" w:cs="Times New Roman"/>
            <w:sz w:val="24"/>
            <w:szCs w:val="24"/>
          </w:rPr>
          <w:t xml:space="preserve">coastal states of </w:t>
        </w:r>
      </w:ins>
      <w:del w:id="21" w:author="Baptiste Wijas" w:date="2024-07-16T15:19:00Z">
        <w:r w:rsidDel="00987DC9">
          <w:rPr>
            <w:rFonts w:ascii="Times New Roman" w:hAnsi="Times New Roman" w:cs="Times New Roman"/>
            <w:sz w:val="24"/>
            <w:szCs w:val="24"/>
          </w:rPr>
          <w:delText xml:space="preserve">and northeastern </w:delText>
        </w:r>
      </w:del>
      <w:r>
        <w:rPr>
          <w:rFonts w:ascii="Times New Roman" w:hAnsi="Times New Roman" w:cs="Times New Roman"/>
          <w:sz w:val="24"/>
          <w:szCs w:val="24"/>
        </w:rPr>
        <w:t>Brazil (da Cunha 2012).</w:t>
      </w:r>
      <w:r w:rsidR="00D54F0E">
        <w:rPr>
          <w:rFonts w:ascii="Times New Roman" w:hAnsi="Times New Roman" w:cs="Times New Roman"/>
          <w:sz w:val="24"/>
          <w:szCs w:val="24"/>
        </w:rPr>
        <w:t xml:space="preserve"> Its current conservation status is Least Concern, and it naturally occupies habitats such as subtropical or tropical moist lowland forests and subtropical or tropical moist montane forests (</w:t>
      </w:r>
      <w:r w:rsidR="00D54F0E" w:rsidRPr="00D54F0E">
        <w:rPr>
          <w:rFonts w:ascii="Times New Roman" w:hAnsi="Times New Roman" w:cs="Times New Roman"/>
          <w:sz w:val="24"/>
          <w:szCs w:val="24"/>
        </w:rPr>
        <w:t>BirdLife Internationa</w:t>
      </w:r>
      <w:r w:rsidR="00CB594D">
        <w:rPr>
          <w:rFonts w:ascii="Times New Roman" w:hAnsi="Times New Roman" w:cs="Times New Roman"/>
          <w:sz w:val="24"/>
          <w:szCs w:val="24"/>
        </w:rPr>
        <w:t>l</w:t>
      </w:r>
      <w:r w:rsidR="00D54F0E">
        <w:rPr>
          <w:rFonts w:ascii="Times New Roman" w:hAnsi="Times New Roman" w:cs="Times New Roman"/>
          <w:sz w:val="24"/>
          <w:szCs w:val="24"/>
        </w:rPr>
        <w:t xml:space="preserve"> 2016). </w:t>
      </w:r>
      <w:r w:rsidRPr="001E6CF6">
        <w:rPr>
          <w:rFonts w:ascii="Times New Roman" w:hAnsi="Times New Roman" w:cs="Times New Roman"/>
          <w:sz w:val="24"/>
          <w:szCs w:val="24"/>
        </w:rPr>
        <w:t>Th</w:t>
      </w:r>
      <w:r w:rsidR="00C17ABD">
        <w:rPr>
          <w:rFonts w:ascii="Times New Roman" w:hAnsi="Times New Roman" w:cs="Times New Roman"/>
          <w:sz w:val="24"/>
          <w:szCs w:val="24"/>
        </w:rPr>
        <w:t>e</w:t>
      </w:r>
      <w:r w:rsidRPr="001E6CF6">
        <w:rPr>
          <w:rFonts w:ascii="Times New Roman" w:hAnsi="Times New Roman" w:cs="Times New Roman"/>
          <w:sz w:val="24"/>
          <w:szCs w:val="24"/>
        </w:rPr>
        <w:t xml:space="preserve"> </w:t>
      </w:r>
      <w:r w:rsidR="00C17ABD">
        <w:rPr>
          <w:rFonts w:ascii="Times New Roman" w:hAnsi="Times New Roman" w:cs="Times New Roman"/>
          <w:sz w:val="24"/>
          <w:szCs w:val="24"/>
        </w:rPr>
        <w:t>Uniform-Finch</w:t>
      </w:r>
      <w:r w:rsidR="00C17ABD" w:rsidRPr="001E6CF6">
        <w:rPr>
          <w:rFonts w:ascii="Times New Roman" w:hAnsi="Times New Roman" w:cs="Times New Roman"/>
          <w:sz w:val="24"/>
          <w:szCs w:val="24"/>
        </w:rPr>
        <w:t xml:space="preserve"> </w:t>
      </w:r>
      <w:r w:rsidRPr="001E6CF6">
        <w:rPr>
          <w:rFonts w:ascii="Times New Roman" w:hAnsi="Times New Roman" w:cs="Times New Roman"/>
          <w:sz w:val="24"/>
          <w:szCs w:val="24"/>
        </w:rPr>
        <w:t xml:space="preserve">is commonly seen in areas with bamboo, particularly in forests where the </w:t>
      </w:r>
      <w:r w:rsidRPr="001E6CF6">
        <w:rPr>
          <w:rFonts w:ascii="Times New Roman" w:hAnsi="Times New Roman" w:cs="Times New Roman"/>
          <w:i/>
          <w:iCs/>
          <w:sz w:val="24"/>
          <w:szCs w:val="24"/>
        </w:rPr>
        <w:t>Chusquea sp.</w:t>
      </w:r>
      <w:r w:rsidRPr="001E6CF6">
        <w:rPr>
          <w:rFonts w:ascii="Times New Roman" w:hAnsi="Times New Roman" w:cs="Times New Roman"/>
          <w:sz w:val="24"/>
          <w:szCs w:val="24"/>
        </w:rPr>
        <w:t xml:space="preserve"> genus, abundant in the Neotropics, grows in the understory (Young 1991; Fisher et al. 2014).</w:t>
      </w:r>
      <w:r w:rsidR="00C17ABD">
        <w:rPr>
          <w:rFonts w:ascii="Times New Roman" w:hAnsi="Times New Roman" w:cs="Times New Roman"/>
          <w:sz w:val="24"/>
          <w:szCs w:val="24"/>
        </w:rPr>
        <w:t xml:space="preserve"> Th</w:t>
      </w:r>
      <w:r w:rsidR="000C2CB2">
        <w:rPr>
          <w:rFonts w:ascii="Times New Roman" w:hAnsi="Times New Roman" w:cs="Times New Roman"/>
          <w:sz w:val="24"/>
          <w:szCs w:val="24"/>
        </w:rPr>
        <w:t xml:space="preserve">ey are considered “bamboo specialists” as bamboo seeds comprise an important part of their diet </w:t>
      </w:r>
      <w:r w:rsidR="00C17ABD">
        <w:rPr>
          <w:rFonts w:ascii="Times New Roman" w:hAnsi="Times New Roman" w:cs="Times New Roman"/>
          <w:sz w:val="24"/>
          <w:szCs w:val="24"/>
        </w:rPr>
        <w:t>(</w:t>
      </w:r>
      <w:r w:rsidR="000C2CB2">
        <w:rPr>
          <w:rFonts w:ascii="Times New Roman" w:hAnsi="Times New Roman" w:cs="Times New Roman"/>
          <w:sz w:val="24"/>
          <w:szCs w:val="24"/>
        </w:rPr>
        <w:t xml:space="preserve">Sánchez 2005; </w:t>
      </w:r>
      <w:r w:rsidR="00C17ABD">
        <w:rPr>
          <w:rFonts w:ascii="Times New Roman" w:hAnsi="Times New Roman" w:cs="Times New Roman"/>
          <w:sz w:val="24"/>
          <w:szCs w:val="24"/>
        </w:rPr>
        <w:t>da Cunha 2012).</w:t>
      </w:r>
    </w:p>
    <w:p w14:paraId="0AC3965D" w14:textId="345FD910" w:rsidR="00325AE0" w:rsidRDefault="00325AE0" w:rsidP="00DD0ADE">
      <w:pPr>
        <w:ind w:firstLine="720"/>
        <w:jc w:val="both"/>
        <w:rPr>
          <w:rFonts w:ascii="Times New Roman" w:hAnsi="Times New Roman" w:cs="Times New Roman"/>
          <w:sz w:val="24"/>
          <w:szCs w:val="24"/>
        </w:rPr>
      </w:pPr>
      <w:r w:rsidRPr="00325AE0">
        <w:rPr>
          <w:rFonts w:ascii="Times New Roman" w:hAnsi="Times New Roman" w:cs="Times New Roman"/>
          <w:sz w:val="24"/>
          <w:szCs w:val="24"/>
        </w:rPr>
        <w:t xml:space="preserve">On July 1st, 2024, we </w:t>
      </w:r>
      <w:r>
        <w:rPr>
          <w:rFonts w:ascii="Times New Roman" w:hAnsi="Times New Roman" w:cs="Times New Roman"/>
          <w:sz w:val="24"/>
          <w:szCs w:val="24"/>
        </w:rPr>
        <w:t>spotted</w:t>
      </w:r>
      <w:r w:rsidRPr="00325AE0">
        <w:rPr>
          <w:rFonts w:ascii="Times New Roman" w:hAnsi="Times New Roman" w:cs="Times New Roman"/>
          <w:sz w:val="24"/>
          <w:szCs w:val="24"/>
        </w:rPr>
        <w:t xml:space="preserve"> the Uniform-Finch (</w:t>
      </w:r>
      <w:r w:rsidRPr="00325AE0">
        <w:rPr>
          <w:rFonts w:ascii="Times New Roman" w:hAnsi="Times New Roman" w:cs="Times New Roman"/>
          <w:i/>
          <w:iCs/>
          <w:sz w:val="24"/>
          <w:szCs w:val="24"/>
        </w:rPr>
        <w:t>Haplospiza unicolor</w:t>
      </w:r>
      <w:r w:rsidRPr="00325AE0">
        <w:rPr>
          <w:rFonts w:ascii="Times New Roman" w:hAnsi="Times New Roman" w:cs="Times New Roman"/>
          <w:sz w:val="24"/>
          <w:szCs w:val="24"/>
        </w:rPr>
        <w:t xml:space="preserve"> Cabanis, 1851) for the first time in the Brazilian savanna, also known as Cerrado, in the Center-West of the country. The bird was sighted at a </w:t>
      </w:r>
      <w:commentRangeStart w:id="22"/>
      <w:r w:rsidRPr="00325AE0">
        <w:rPr>
          <w:rFonts w:ascii="Times New Roman" w:hAnsi="Times New Roman" w:cs="Times New Roman"/>
          <w:sz w:val="24"/>
          <w:szCs w:val="24"/>
        </w:rPr>
        <w:t>private</w:t>
      </w:r>
      <w:ins w:id="23" w:author="Baptiste Wijas" w:date="2024-07-16T15:21:00Z">
        <w:r w:rsidR="00987DC9">
          <w:rPr>
            <w:rFonts w:ascii="Times New Roman" w:hAnsi="Times New Roman" w:cs="Times New Roman"/>
            <w:sz w:val="24"/>
            <w:szCs w:val="24"/>
          </w:rPr>
          <w:t>ly managed</w:t>
        </w:r>
      </w:ins>
      <w:r w:rsidRPr="00325AE0">
        <w:rPr>
          <w:rFonts w:ascii="Times New Roman" w:hAnsi="Times New Roman" w:cs="Times New Roman"/>
          <w:sz w:val="24"/>
          <w:szCs w:val="24"/>
        </w:rPr>
        <w:t xml:space="preserve"> </w:t>
      </w:r>
      <w:ins w:id="24" w:author="Baptiste Wijas" w:date="2024-07-16T15:22:00Z">
        <w:r w:rsidR="00987DC9">
          <w:rPr>
            <w:rFonts w:ascii="Times New Roman" w:hAnsi="Times New Roman" w:cs="Times New Roman"/>
            <w:sz w:val="24"/>
            <w:szCs w:val="24"/>
          </w:rPr>
          <w:t xml:space="preserve">reserve </w:t>
        </w:r>
      </w:ins>
      <w:del w:id="25" w:author="Baptiste Wijas" w:date="2024-07-16T15:22:00Z">
        <w:r w:rsidRPr="00325AE0" w:rsidDel="00987DC9">
          <w:rPr>
            <w:rFonts w:ascii="Times New Roman" w:hAnsi="Times New Roman" w:cs="Times New Roman"/>
            <w:sz w:val="24"/>
            <w:szCs w:val="24"/>
          </w:rPr>
          <w:delText xml:space="preserve">waterfall </w:delText>
        </w:r>
      </w:del>
      <w:commentRangeEnd w:id="22"/>
      <w:r w:rsidR="00987DC9">
        <w:rPr>
          <w:rStyle w:val="CommentReference"/>
        </w:rPr>
        <w:commentReference w:id="22"/>
      </w:r>
      <w:r w:rsidRPr="00325AE0">
        <w:rPr>
          <w:rFonts w:ascii="Times New Roman" w:hAnsi="Times New Roman" w:cs="Times New Roman"/>
          <w:sz w:val="24"/>
          <w:szCs w:val="24"/>
        </w:rPr>
        <w:t xml:space="preserve">called “Cachoeira da Fazenda Loquinhas” </w:t>
      </w:r>
      <w:commentRangeStart w:id="26"/>
      <w:r w:rsidRPr="00325AE0">
        <w:rPr>
          <w:rFonts w:ascii="Times New Roman" w:hAnsi="Times New Roman" w:cs="Times New Roman"/>
          <w:sz w:val="24"/>
          <w:szCs w:val="24"/>
        </w:rPr>
        <w:t>(</w:t>
      </w:r>
      <w:r>
        <w:rPr>
          <w:rFonts w:ascii="Times New Roman" w:hAnsi="Times New Roman" w:cs="Times New Roman"/>
          <w:sz w:val="24"/>
          <w:szCs w:val="24"/>
        </w:rPr>
        <w:t xml:space="preserve">latitude: </w:t>
      </w:r>
      <w:r w:rsidRPr="003C0A32">
        <w:rPr>
          <w:rFonts w:ascii="Times New Roman" w:hAnsi="Times New Roman" w:cs="Times New Roman"/>
          <w:sz w:val="24"/>
          <w:szCs w:val="24"/>
        </w:rPr>
        <w:t>-14.1440633,</w:t>
      </w:r>
      <w:r>
        <w:rPr>
          <w:rFonts w:ascii="Times New Roman" w:hAnsi="Times New Roman" w:cs="Times New Roman"/>
          <w:sz w:val="24"/>
          <w:szCs w:val="24"/>
        </w:rPr>
        <w:t xml:space="preserve"> longitude: </w:t>
      </w:r>
      <w:r w:rsidRPr="003C0A32">
        <w:rPr>
          <w:rFonts w:ascii="Times New Roman" w:hAnsi="Times New Roman" w:cs="Times New Roman"/>
          <w:sz w:val="24"/>
          <w:szCs w:val="24"/>
        </w:rPr>
        <w:t>-47.48816</w:t>
      </w:r>
      <w:r w:rsidRPr="00325AE0">
        <w:rPr>
          <w:rFonts w:ascii="Times New Roman" w:hAnsi="Times New Roman" w:cs="Times New Roman"/>
          <w:sz w:val="24"/>
          <w:szCs w:val="24"/>
        </w:rPr>
        <w:t>)</w:t>
      </w:r>
      <w:r w:rsidR="005C5E40">
        <w:rPr>
          <w:rFonts w:ascii="Times New Roman" w:hAnsi="Times New Roman" w:cs="Times New Roman"/>
          <w:sz w:val="24"/>
          <w:szCs w:val="24"/>
        </w:rPr>
        <w:t xml:space="preserve">, </w:t>
      </w:r>
      <w:commentRangeEnd w:id="26"/>
      <w:r w:rsidR="00987DC9">
        <w:rPr>
          <w:rStyle w:val="CommentReference"/>
        </w:rPr>
        <w:commentReference w:id="26"/>
      </w:r>
      <w:r w:rsidR="005C5E40">
        <w:rPr>
          <w:rFonts w:ascii="Times New Roman" w:hAnsi="Times New Roman" w:cs="Times New Roman"/>
          <w:sz w:val="24"/>
          <w:szCs w:val="24"/>
        </w:rPr>
        <w:t xml:space="preserve">situated in the city of Alto Paraíso de Goiás in the </w:t>
      </w:r>
      <w:r w:rsidR="005C5E40">
        <w:rPr>
          <w:rFonts w:ascii="Times New Roman" w:hAnsi="Times New Roman" w:cs="Times New Roman"/>
          <w:sz w:val="24"/>
          <w:szCs w:val="24"/>
        </w:rPr>
        <w:lastRenderedPageBreak/>
        <w:t>Goiás state, Brazil</w:t>
      </w:r>
      <w:r w:rsidRPr="00325AE0">
        <w:rPr>
          <w:rFonts w:ascii="Times New Roman" w:hAnsi="Times New Roman" w:cs="Times New Roman"/>
          <w:sz w:val="24"/>
          <w:szCs w:val="24"/>
        </w:rPr>
        <w:t xml:space="preserve">. This area covers a </w:t>
      </w:r>
      <w:commentRangeStart w:id="27"/>
      <w:r w:rsidRPr="00325AE0">
        <w:rPr>
          <w:rFonts w:ascii="Times New Roman" w:hAnsi="Times New Roman" w:cs="Times New Roman"/>
          <w:sz w:val="24"/>
          <w:szCs w:val="24"/>
        </w:rPr>
        <w:t xml:space="preserve">2.2 km loop </w:t>
      </w:r>
      <w:commentRangeEnd w:id="27"/>
      <w:r w:rsidR="00987DC9">
        <w:rPr>
          <w:rStyle w:val="CommentReference"/>
        </w:rPr>
        <w:commentReference w:id="27"/>
      </w:r>
      <w:r w:rsidRPr="00325AE0">
        <w:rPr>
          <w:rFonts w:ascii="Times New Roman" w:hAnsi="Times New Roman" w:cs="Times New Roman"/>
          <w:sz w:val="24"/>
          <w:szCs w:val="24"/>
        </w:rPr>
        <w:t xml:space="preserve">and consists mainly of </w:t>
      </w:r>
      <w:commentRangeStart w:id="28"/>
      <w:r w:rsidRPr="00325AE0">
        <w:rPr>
          <w:rFonts w:ascii="Times New Roman" w:hAnsi="Times New Roman" w:cs="Times New Roman"/>
          <w:sz w:val="24"/>
          <w:szCs w:val="24"/>
        </w:rPr>
        <w:t xml:space="preserve">gallery forests </w:t>
      </w:r>
      <w:commentRangeEnd w:id="28"/>
      <w:r w:rsidR="00987DC9">
        <w:rPr>
          <w:rStyle w:val="CommentReference"/>
        </w:rPr>
        <w:commentReference w:id="28"/>
      </w:r>
      <w:r w:rsidRPr="00325AE0">
        <w:rPr>
          <w:rFonts w:ascii="Times New Roman" w:hAnsi="Times New Roman" w:cs="Times New Roman"/>
          <w:sz w:val="24"/>
          <w:szCs w:val="24"/>
        </w:rPr>
        <w:t xml:space="preserve">and </w:t>
      </w:r>
      <w:commentRangeStart w:id="29"/>
      <w:r w:rsidRPr="00325AE0">
        <w:rPr>
          <w:rFonts w:ascii="Times New Roman" w:hAnsi="Times New Roman" w:cs="Times New Roman"/>
          <w:sz w:val="24"/>
          <w:szCs w:val="24"/>
        </w:rPr>
        <w:t>rupestrian woody fields</w:t>
      </w:r>
      <w:commentRangeEnd w:id="29"/>
      <w:r w:rsidR="0037307F">
        <w:rPr>
          <w:rStyle w:val="CommentReference"/>
        </w:rPr>
        <w:commentReference w:id="29"/>
      </w:r>
      <w:r w:rsidRPr="00325AE0">
        <w:rPr>
          <w:rFonts w:ascii="Times New Roman" w:hAnsi="Times New Roman" w:cs="Times New Roman"/>
          <w:sz w:val="24"/>
          <w:szCs w:val="24"/>
        </w:rPr>
        <w:t>, with elevations ranging from 1200 meters to 1300 meters.</w:t>
      </w:r>
    </w:p>
    <w:p w14:paraId="3C82D69F" w14:textId="3A6413A3" w:rsidR="005D0A7E" w:rsidRPr="005D0A7E" w:rsidRDefault="006D7952" w:rsidP="00325AE0">
      <w:pPr>
        <w:ind w:firstLine="720"/>
        <w:jc w:val="both"/>
        <w:rPr>
          <w:rFonts w:ascii="Times New Roman" w:hAnsi="Times New Roman" w:cs="Times New Roman"/>
          <w:sz w:val="24"/>
          <w:szCs w:val="24"/>
        </w:rPr>
      </w:pPr>
      <w:r>
        <w:rPr>
          <w:rFonts w:ascii="Times New Roman" w:hAnsi="Times New Roman" w:cs="Times New Roman"/>
          <w:sz w:val="24"/>
          <w:szCs w:val="24"/>
        </w:rPr>
        <w:t xml:space="preserve">The register happened </w:t>
      </w:r>
      <w:r w:rsidR="00325AE0" w:rsidRPr="00325AE0">
        <w:rPr>
          <w:rFonts w:ascii="Times New Roman" w:hAnsi="Times New Roman" w:cs="Times New Roman"/>
          <w:sz w:val="24"/>
          <w:szCs w:val="24"/>
        </w:rPr>
        <w:t>at approximately</w:t>
      </w:r>
      <w:r w:rsidR="00325AE0">
        <w:rPr>
          <w:rFonts w:ascii="Times New Roman" w:hAnsi="Times New Roman" w:cs="Times New Roman"/>
          <w:sz w:val="24"/>
          <w:szCs w:val="24"/>
        </w:rPr>
        <w:t xml:space="preserve"> </w:t>
      </w:r>
      <w:r>
        <w:rPr>
          <w:rFonts w:ascii="Times New Roman" w:hAnsi="Times New Roman" w:cs="Times New Roman"/>
          <w:sz w:val="24"/>
          <w:szCs w:val="24"/>
        </w:rPr>
        <w:t>7:30</w:t>
      </w:r>
      <w:r w:rsidR="00DD0ADE">
        <w:rPr>
          <w:rFonts w:ascii="Times New Roman" w:hAnsi="Times New Roman" w:cs="Times New Roman"/>
          <w:sz w:val="24"/>
          <w:szCs w:val="24"/>
        </w:rPr>
        <w:t xml:space="preserve"> </w:t>
      </w:r>
      <w:r>
        <w:rPr>
          <w:rFonts w:ascii="Times New Roman" w:hAnsi="Times New Roman" w:cs="Times New Roman"/>
          <w:sz w:val="24"/>
          <w:szCs w:val="24"/>
        </w:rPr>
        <w:t>am</w:t>
      </w:r>
      <w:r w:rsidR="00325AE0">
        <w:rPr>
          <w:rFonts w:ascii="Times New Roman" w:hAnsi="Times New Roman" w:cs="Times New Roman"/>
          <w:sz w:val="24"/>
          <w:szCs w:val="24"/>
        </w:rPr>
        <w:t>.</w:t>
      </w:r>
      <w:r w:rsidR="009468A6">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individuals were initially identified by their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estimated that there were around four to five individuals vocalizing in a gallery forest situated in a valley with a narrow stream. The area is characterized by tall trees and a few bamboos on the slope (latitude: -14.144166, longitude: -47.483497). After identifying the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used playback recordings from eBird and Wikiaves (a Brazilian bird database) to </w:t>
      </w:r>
      <w:r w:rsidR="00325AE0">
        <w:rPr>
          <w:rFonts w:ascii="Times New Roman" w:hAnsi="Times New Roman" w:cs="Times New Roman"/>
          <w:sz w:val="24"/>
          <w:szCs w:val="24"/>
        </w:rPr>
        <w:t>lure</w:t>
      </w:r>
      <w:r w:rsidR="00325AE0" w:rsidRPr="00325AE0">
        <w:rPr>
          <w:rFonts w:ascii="Times New Roman" w:hAnsi="Times New Roman" w:cs="Times New Roman"/>
          <w:sz w:val="24"/>
          <w:szCs w:val="24"/>
        </w:rPr>
        <w:t xml:space="preserve"> the birds, which </w:t>
      </w:r>
      <w:r w:rsidR="00325AE0">
        <w:rPr>
          <w:rFonts w:ascii="Times New Roman" w:hAnsi="Times New Roman" w:cs="Times New Roman"/>
          <w:sz w:val="24"/>
          <w:szCs w:val="24"/>
        </w:rPr>
        <w:t>replied</w:t>
      </w:r>
      <w:r w:rsidR="00325AE0" w:rsidRPr="00325AE0">
        <w:rPr>
          <w:rFonts w:ascii="Times New Roman" w:hAnsi="Times New Roman" w:cs="Times New Roman"/>
          <w:sz w:val="24"/>
          <w:szCs w:val="24"/>
        </w:rPr>
        <w:t xml:space="preserve"> and approached after a few minutes.</w:t>
      </w:r>
      <w:r w:rsidR="00325AE0">
        <w:rPr>
          <w:rFonts w:ascii="Times New Roman" w:hAnsi="Times New Roman" w:cs="Times New Roman"/>
          <w:sz w:val="24"/>
          <w:szCs w:val="24"/>
        </w:rPr>
        <w:t xml:space="preserve"> </w:t>
      </w:r>
      <w:ins w:id="30" w:author="Baptiste Wijas" w:date="2024-07-16T15:24:00Z">
        <w:r w:rsidR="00987DC9">
          <w:rPr>
            <w:rFonts w:ascii="Times New Roman" w:hAnsi="Times New Roman" w:cs="Times New Roman"/>
            <w:sz w:val="24"/>
            <w:szCs w:val="24"/>
          </w:rPr>
          <w:t>Prior to our record, t</w:t>
        </w:r>
      </w:ins>
      <w:del w:id="31" w:author="Baptiste Wijas" w:date="2024-07-16T15:24:00Z">
        <w:r w:rsidR="005D0A7E" w:rsidRPr="005D0A7E" w:rsidDel="00987DC9">
          <w:rPr>
            <w:rFonts w:ascii="Times New Roman" w:hAnsi="Times New Roman" w:cs="Times New Roman"/>
            <w:sz w:val="24"/>
            <w:szCs w:val="24"/>
          </w:rPr>
          <w:delText>T</w:delText>
        </w:r>
      </w:del>
      <w:r w:rsidR="005D0A7E" w:rsidRPr="005D0A7E">
        <w:rPr>
          <w:rFonts w:ascii="Times New Roman" w:hAnsi="Times New Roman" w:cs="Times New Roman"/>
          <w:sz w:val="24"/>
          <w:szCs w:val="24"/>
        </w:rPr>
        <w:t>his species</w:t>
      </w:r>
      <w:r w:rsidR="005D0A7E">
        <w:rPr>
          <w:rFonts w:ascii="Times New Roman" w:hAnsi="Times New Roman" w:cs="Times New Roman"/>
          <w:sz w:val="24"/>
          <w:szCs w:val="24"/>
        </w:rPr>
        <w:t xml:space="preserve"> ha</w:t>
      </w:r>
      <w:ins w:id="32" w:author="Baptiste Wijas" w:date="2024-07-16T15:25:00Z">
        <w:r w:rsidR="00987DC9">
          <w:rPr>
            <w:rFonts w:ascii="Times New Roman" w:hAnsi="Times New Roman" w:cs="Times New Roman"/>
            <w:sz w:val="24"/>
            <w:szCs w:val="24"/>
          </w:rPr>
          <w:t>d</w:t>
        </w:r>
      </w:ins>
      <w:del w:id="33" w:author="Baptiste Wijas" w:date="2024-07-16T15:25:00Z">
        <w:r w:rsidR="005D0A7E" w:rsidDel="00987DC9">
          <w:rPr>
            <w:rFonts w:ascii="Times New Roman" w:hAnsi="Times New Roman" w:cs="Times New Roman"/>
            <w:sz w:val="24"/>
            <w:szCs w:val="24"/>
          </w:rPr>
          <w:delText>s</w:delText>
        </w:r>
      </w:del>
      <w:r w:rsidR="005D0A7E">
        <w:rPr>
          <w:rFonts w:ascii="Times New Roman" w:hAnsi="Times New Roman" w:cs="Times New Roman"/>
          <w:sz w:val="24"/>
          <w:szCs w:val="24"/>
        </w:rPr>
        <w:t xml:space="preserve"> been recorded only </w:t>
      </w:r>
      <w:r w:rsidR="00325AE0">
        <w:rPr>
          <w:rFonts w:ascii="Times New Roman" w:hAnsi="Times New Roman" w:cs="Times New Roman"/>
          <w:sz w:val="24"/>
          <w:szCs w:val="24"/>
        </w:rPr>
        <w:t>on</w:t>
      </w:r>
      <w:r w:rsidR="005D0A7E">
        <w:rPr>
          <w:rFonts w:ascii="Times New Roman" w:hAnsi="Times New Roman" w:cs="Times New Roman"/>
          <w:sz w:val="24"/>
          <w:szCs w:val="24"/>
        </w:rPr>
        <w:t xml:space="preserve"> the </w:t>
      </w:r>
      <w:r w:rsidR="00325AE0">
        <w:rPr>
          <w:rFonts w:ascii="Times New Roman" w:hAnsi="Times New Roman" w:cs="Times New Roman"/>
          <w:sz w:val="24"/>
          <w:szCs w:val="24"/>
        </w:rPr>
        <w:t>coast</w:t>
      </w:r>
      <w:r w:rsidR="005D0A7E">
        <w:rPr>
          <w:rFonts w:ascii="Times New Roman" w:hAnsi="Times New Roman" w:cs="Times New Roman"/>
          <w:sz w:val="24"/>
          <w:szCs w:val="24"/>
        </w:rPr>
        <w:t xml:space="preserve"> of the tropical </w:t>
      </w:r>
      <w:r>
        <w:rPr>
          <w:rFonts w:ascii="Times New Roman" w:hAnsi="Times New Roman" w:cs="Times New Roman"/>
          <w:sz w:val="24"/>
          <w:szCs w:val="24"/>
        </w:rPr>
        <w:t xml:space="preserve">and ombrophile </w:t>
      </w:r>
      <w:r w:rsidR="005D0A7E">
        <w:rPr>
          <w:rFonts w:ascii="Times New Roman" w:hAnsi="Times New Roman" w:cs="Times New Roman"/>
          <w:sz w:val="24"/>
          <w:szCs w:val="24"/>
        </w:rPr>
        <w:t>Atlantic Forest</w:t>
      </w:r>
      <w:del w:id="34" w:author="Baptiste Wijas" w:date="2024-07-16T15:24:00Z">
        <w:r w:rsidR="005D0A7E" w:rsidDel="00987DC9">
          <w:rPr>
            <w:rFonts w:ascii="Times New Roman" w:hAnsi="Times New Roman" w:cs="Times New Roman"/>
            <w:sz w:val="24"/>
            <w:szCs w:val="24"/>
          </w:rPr>
          <w:delText>, far away from the dry and open forest of Cerrado</w:delText>
        </w:r>
      </w:del>
      <w:r w:rsidR="005D0A7E">
        <w:rPr>
          <w:rFonts w:ascii="Times New Roman" w:hAnsi="Times New Roman" w:cs="Times New Roman"/>
          <w:sz w:val="24"/>
          <w:szCs w:val="24"/>
        </w:rPr>
        <w:t xml:space="preserve">. </w:t>
      </w:r>
      <w:r w:rsidR="00325AE0">
        <w:rPr>
          <w:rFonts w:ascii="Times New Roman" w:hAnsi="Times New Roman" w:cs="Times New Roman"/>
          <w:sz w:val="24"/>
          <w:szCs w:val="24"/>
        </w:rPr>
        <w:t>The</w:t>
      </w:r>
      <w:r w:rsidR="00325AE0" w:rsidRPr="00325AE0">
        <w:rPr>
          <w:rFonts w:ascii="Times New Roman" w:hAnsi="Times New Roman" w:cs="Times New Roman"/>
          <w:sz w:val="24"/>
          <w:szCs w:val="24"/>
        </w:rPr>
        <w:t xml:space="preserve"> bird was observed using binoculars, audio recordings, and telephoto cameras</w:t>
      </w:r>
      <w:r w:rsidR="00325AE0">
        <w:rPr>
          <w:rFonts w:ascii="Times New Roman" w:hAnsi="Times New Roman" w:cs="Times New Roman"/>
          <w:sz w:val="24"/>
          <w:szCs w:val="24"/>
        </w:rPr>
        <w:t xml:space="preserve"> </w:t>
      </w:r>
      <w:r>
        <w:rPr>
          <w:rFonts w:ascii="Times New Roman" w:hAnsi="Times New Roman" w:cs="Times New Roman"/>
          <w:sz w:val="24"/>
          <w:szCs w:val="24"/>
        </w:rPr>
        <w:t>(all the</w:t>
      </w:r>
      <w:r w:rsidR="00325AE0">
        <w:rPr>
          <w:rFonts w:ascii="Times New Roman" w:hAnsi="Times New Roman" w:cs="Times New Roman"/>
          <w:sz w:val="24"/>
          <w:szCs w:val="24"/>
        </w:rPr>
        <w:t xml:space="preserve"> images and additional details are </w:t>
      </w:r>
      <w:r>
        <w:rPr>
          <w:rFonts w:ascii="Times New Roman" w:hAnsi="Times New Roman" w:cs="Times New Roman"/>
          <w:sz w:val="24"/>
          <w:szCs w:val="24"/>
        </w:rPr>
        <w:t>available on</w:t>
      </w:r>
      <w:r w:rsidR="00325AE0">
        <w:rPr>
          <w:rFonts w:ascii="Times New Roman" w:hAnsi="Times New Roman" w:cs="Times New Roman"/>
          <w:sz w:val="24"/>
          <w:szCs w:val="24"/>
        </w:rPr>
        <w:t xml:space="preserve"> the</w:t>
      </w:r>
      <w:r>
        <w:rPr>
          <w:rFonts w:ascii="Times New Roman" w:hAnsi="Times New Roman" w:cs="Times New Roman"/>
          <w:sz w:val="24"/>
          <w:szCs w:val="24"/>
        </w:rPr>
        <w:t xml:space="preserve"> GitHub</w:t>
      </w:r>
      <w:r w:rsidR="00325AE0">
        <w:rPr>
          <w:rFonts w:ascii="Times New Roman" w:hAnsi="Times New Roman" w:cs="Times New Roman"/>
          <w:sz w:val="24"/>
          <w:szCs w:val="24"/>
        </w:rPr>
        <w:t xml:space="preserve"> repository</w:t>
      </w:r>
      <w:r>
        <w:rPr>
          <w:rFonts w:ascii="Times New Roman" w:hAnsi="Times New Roman" w:cs="Times New Roman"/>
          <w:sz w:val="24"/>
          <w:szCs w:val="24"/>
        </w:rPr>
        <w:t>:</w:t>
      </w:r>
      <w:r w:rsidR="00573F11">
        <w:rPr>
          <w:rFonts w:ascii="Times New Roman" w:hAnsi="Times New Roman" w:cs="Times New Roman"/>
          <w:sz w:val="24"/>
          <w:szCs w:val="24"/>
        </w:rPr>
        <w:t xml:space="preserve"> </w:t>
      </w:r>
      <w:hyperlink r:id="rId11" w:history="1">
        <w:r w:rsidR="00573F11" w:rsidRPr="00573F11">
          <w:rPr>
            <w:rStyle w:val="Hyperlink"/>
            <w:rFonts w:ascii="Times New Roman" w:hAnsi="Times New Roman" w:cs="Times New Roman"/>
            <w:sz w:val="24"/>
            <w:szCs w:val="24"/>
          </w:rPr>
          <w:t>https://github.com/souzayuri/ornithology_research_haplospiza_unicolor</w:t>
        </w:r>
      </w:hyperlink>
      <w:r>
        <w:rPr>
          <w:rFonts w:ascii="Times New Roman" w:hAnsi="Times New Roman" w:cs="Times New Roman"/>
          <w:sz w:val="24"/>
          <w:szCs w:val="24"/>
        </w:rPr>
        <w:t>)</w:t>
      </w:r>
      <w:r w:rsidR="00325AE0">
        <w:rPr>
          <w:rFonts w:ascii="Times New Roman" w:hAnsi="Times New Roman" w:cs="Times New Roman"/>
          <w:sz w:val="24"/>
          <w:szCs w:val="24"/>
        </w:rPr>
        <w:t>.</w:t>
      </w:r>
      <w:r>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bird was identified with the assistance of the bird guide João Salvador (CRBIO: 113624/01-D). Photos were taken for further identification and are displayed in Figure 1. We also recorded the bird's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and made it available on eBird along with the pictures (</w:t>
      </w:r>
      <w:hyperlink r:id="rId12" w:history="1">
        <w:r w:rsidR="00325AE0" w:rsidRPr="0056562E">
          <w:rPr>
            <w:rStyle w:val="Hyperlink"/>
            <w:rFonts w:ascii="Times New Roman" w:hAnsi="Times New Roman" w:cs="Times New Roman"/>
            <w:sz w:val="24"/>
            <w:szCs w:val="24"/>
          </w:rPr>
          <w:t>https://ebird.org/checklist/S184727948</w:t>
        </w:r>
      </w:hyperlink>
      <w:r w:rsidR="00325AE0" w:rsidRPr="00325AE0">
        <w:rPr>
          <w:rFonts w:ascii="Times New Roman" w:hAnsi="Times New Roman" w:cs="Times New Roman"/>
          <w:sz w:val="24"/>
          <w:szCs w:val="24"/>
        </w:rPr>
        <w:t>).</w:t>
      </w:r>
      <w:r w:rsidR="00325AE0">
        <w:rPr>
          <w:rFonts w:ascii="Times New Roman" w:hAnsi="Times New Roman" w:cs="Times New Roman"/>
          <w:sz w:val="24"/>
          <w:szCs w:val="24"/>
        </w:rPr>
        <w:t xml:space="preserve"> </w:t>
      </w:r>
    </w:p>
    <w:p w14:paraId="6F23BDC6" w14:textId="3183F6E8" w:rsidR="003C2E56" w:rsidRDefault="00B00183"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Pr>
          <w:rFonts w:ascii="Times New Roman" w:hAnsi="Times New Roman" w:cs="Times New Roman"/>
          <w:sz w:val="24"/>
          <w:szCs w:val="24"/>
        </w:rPr>
        <w:t xml:space="preserve">occurrence and records data displayed in Figure </w:t>
      </w:r>
      <w:r w:rsidR="005D0A7E">
        <w:rPr>
          <w:rFonts w:ascii="Times New Roman" w:hAnsi="Times New Roman" w:cs="Times New Roman"/>
          <w:sz w:val="24"/>
          <w:szCs w:val="24"/>
        </w:rPr>
        <w:t>2</w:t>
      </w:r>
      <w:r>
        <w:rPr>
          <w:rFonts w:ascii="Times New Roman" w:hAnsi="Times New Roman" w:cs="Times New Roman"/>
          <w:sz w:val="24"/>
          <w:szCs w:val="24"/>
        </w:rPr>
        <w:t xml:space="preserve"> comprise the data available on </w:t>
      </w:r>
      <w:r w:rsidRPr="00DD0ADE">
        <w:rPr>
          <w:rFonts w:ascii="Times New Roman" w:hAnsi="Times New Roman" w:cs="Times New Roman"/>
          <w:i/>
          <w:iCs/>
          <w:sz w:val="24"/>
          <w:szCs w:val="24"/>
        </w:rPr>
        <w:t>iNaturalist</w:t>
      </w:r>
      <w:r>
        <w:rPr>
          <w:rFonts w:ascii="Times New Roman" w:hAnsi="Times New Roman" w:cs="Times New Roman"/>
          <w:sz w:val="24"/>
          <w:szCs w:val="24"/>
        </w:rPr>
        <w:t xml:space="preserve">, </w:t>
      </w:r>
      <w:r w:rsidRPr="00DD0ADE">
        <w:rPr>
          <w:rFonts w:ascii="Times New Roman" w:hAnsi="Times New Roman" w:cs="Times New Roman"/>
          <w:i/>
          <w:iCs/>
          <w:sz w:val="24"/>
          <w:szCs w:val="24"/>
        </w:rPr>
        <w:t>Integrated Digitized Biocollections</w:t>
      </w:r>
      <w:r>
        <w:rPr>
          <w:rFonts w:ascii="Times New Roman" w:hAnsi="Times New Roman" w:cs="Times New Roman"/>
          <w:sz w:val="24"/>
          <w:szCs w:val="24"/>
        </w:rPr>
        <w:t xml:space="preserve"> (iDigBio), </w:t>
      </w:r>
      <w:r w:rsidRPr="00DD0ADE">
        <w:rPr>
          <w:rFonts w:ascii="Times New Roman" w:hAnsi="Times New Roman" w:cs="Times New Roman"/>
          <w:i/>
          <w:iCs/>
          <w:sz w:val="24"/>
          <w:szCs w:val="24"/>
        </w:rPr>
        <w:t>VertNet</w:t>
      </w:r>
      <w:r>
        <w:rPr>
          <w:rFonts w:ascii="Times New Roman" w:hAnsi="Times New Roman" w:cs="Times New Roman"/>
          <w:sz w:val="24"/>
          <w:szCs w:val="24"/>
        </w:rPr>
        <w:t xml:space="preserve">, and </w:t>
      </w:r>
      <w:r w:rsidR="00481172" w:rsidRPr="00DD0ADE">
        <w:rPr>
          <w:rFonts w:ascii="Times New Roman" w:hAnsi="Times New Roman" w:cs="Times New Roman"/>
          <w:i/>
          <w:iCs/>
          <w:sz w:val="24"/>
          <w:szCs w:val="24"/>
        </w:rPr>
        <w:t>Global Biodiversity Information Facility</w:t>
      </w:r>
      <w:r w:rsidR="00481172">
        <w:rPr>
          <w:rFonts w:ascii="Times New Roman" w:hAnsi="Times New Roman" w:cs="Times New Roman"/>
          <w:sz w:val="24"/>
          <w:szCs w:val="24"/>
        </w:rPr>
        <w:t xml:space="preserve"> (gbif – which also includes data from eBird</w:t>
      </w:r>
      <w:r w:rsidR="003C0A32">
        <w:rPr>
          <w:rFonts w:ascii="Times New Roman" w:hAnsi="Times New Roman" w:cs="Times New Roman"/>
          <w:sz w:val="24"/>
          <w:szCs w:val="24"/>
        </w:rPr>
        <w:t xml:space="preserve"> prior </w:t>
      </w:r>
      <w:r w:rsidR="009468A6">
        <w:rPr>
          <w:rFonts w:ascii="Times New Roman" w:hAnsi="Times New Roman" w:cs="Times New Roman"/>
          <w:sz w:val="24"/>
          <w:szCs w:val="24"/>
        </w:rPr>
        <w:t xml:space="preserve">to </w:t>
      </w:r>
      <w:r w:rsidR="003C0A32">
        <w:rPr>
          <w:rFonts w:ascii="Times New Roman" w:hAnsi="Times New Roman" w:cs="Times New Roman"/>
          <w:sz w:val="24"/>
          <w:szCs w:val="24"/>
        </w:rPr>
        <w:t>our upload to its database</w:t>
      </w:r>
      <w:r w:rsidR="00481172">
        <w:rPr>
          <w:rFonts w:ascii="Times New Roman" w:hAnsi="Times New Roman" w:cs="Times New Roman"/>
          <w:sz w:val="24"/>
          <w:szCs w:val="24"/>
        </w:rPr>
        <w:t>)</w:t>
      </w:r>
      <w:r>
        <w:rPr>
          <w:rFonts w:ascii="Times New Roman" w:hAnsi="Times New Roman" w:cs="Times New Roman"/>
          <w:sz w:val="24"/>
          <w:szCs w:val="24"/>
        </w:rPr>
        <w:t xml:space="preserve">. </w:t>
      </w:r>
      <w:r w:rsidR="0086763C" w:rsidRPr="00B00183">
        <w:rPr>
          <w:rFonts w:ascii="Times New Roman" w:hAnsi="Times New Roman" w:cs="Times New Roman"/>
          <w:sz w:val="24"/>
          <w:szCs w:val="24"/>
        </w:rPr>
        <w:t xml:space="preserve">We </w:t>
      </w:r>
      <w:r w:rsidR="00481172">
        <w:rPr>
          <w:rFonts w:ascii="Times New Roman" w:hAnsi="Times New Roman" w:cs="Times New Roman"/>
          <w:sz w:val="24"/>
          <w:szCs w:val="24"/>
        </w:rPr>
        <w:t>downloaded</w:t>
      </w:r>
      <w:r w:rsidR="0086763C" w:rsidRPr="00B00183">
        <w:rPr>
          <w:rFonts w:ascii="Times New Roman" w:hAnsi="Times New Roman" w:cs="Times New Roman"/>
          <w:sz w:val="24"/>
          <w:szCs w:val="24"/>
        </w:rPr>
        <w:t xml:space="preserve"> the available occurrence data using the package “</w:t>
      </w:r>
      <w:r w:rsidR="0086763C" w:rsidRPr="00B00183">
        <w:rPr>
          <w:rFonts w:ascii="Times New Roman" w:hAnsi="Times New Roman" w:cs="Times New Roman"/>
          <w:i/>
          <w:iCs/>
          <w:sz w:val="24"/>
          <w:szCs w:val="24"/>
        </w:rPr>
        <w:t>spocc</w:t>
      </w:r>
      <w:r w:rsidR="0086763C" w:rsidRPr="00B00183">
        <w:rPr>
          <w:rFonts w:ascii="Times New Roman" w:hAnsi="Times New Roman" w:cs="Times New Roman"/>
          <w:sz w:val="24"/>
          <w:szCs w:val="24"/>
        </w:rPr>
        <w:t>” in R software (</w:t>
      </w:r>
      <w:r w:rsidRPr="00B00183">
        <w:rPr>
          <w:rFonts w:ascii="Times New Roman" w:hAnsi="Times New Roman" w:cs="Times New Roman"/>
          <w:sz w:val="24"/>
          <w:szCs w:val="24"/>
        </w:rPr>
        <w:t xml:space="preserve">Owens et al. 2024; </w:t>
      </w:r>
      <w:r w:rsidR="0086763C" w:rsidRPr="00B00183">
        <w:rPr>
          <w:rFonts w:ascii="Times New Roman" w:hAnsi="Times New Roman" w:cs="Times New Roman"/>
          <w:sz w:val="24"/>
          <w:szCs w:val="24"/>
        </w:rPr>
        <w:t>R Core Team 2024)</w:t>
      </w:r>
      <w:ins w:id="35" w:author="Baptiste Wijas" w:date="2024-07-16T15:28:00Z">
        <w:r w:rsidR="00AA50E1">
          <w:rPr>
            <w:rFonts w:ascii="Times New Roman" w:hAnsi="Times New Roman" w:cs="Times New Roman"/>
            <w:sz w:val="24"/>
            <w:szCs w:val="24"/>
          </w:rPr>
          <w:t xml:space="preserve"> from which we removed records from museum collections</w:t>
        </w:r>
      </w:ins>
      <w:r>
        <w:rPr>
          <w:rFonts w:ascii="Times New Roman" w:hAnsi="Times New Roman" w:cs="Times New Roman"/>
          <w:sz w:val="24"/>
          <w:szCs w:val="24"/>
        </w:rPr>
        <w:t xml:space="preserve">. </w:t>
      </w:r>
      <w:commentRangeStart w:id="36"/>
      <w:r>
        <w:rPr>
          <w:rFonts w:ascii="Times New Roman" w:hAnsi="Times New Roman" w:cs="Times New Roman"/>
          <w:sz w:val="24"/>
          <w:szCs w:val="24"/>
        </w:rPr>
        <w:t xml:space="preserve">Within the </w:t>
      </w:r>
      <w:r w:rsidR="00CF04AE">
        <w:rPr>
          <w:rFonts w:ascii="Times New Roman" w:hAnsi="Times New Roman" w:cs="Times New Roman"/>
          <w:sz w:val="24"/>
          <w:szCs w:val="24"/>
        </w:rPr>
        <w:t>acquired</w:t>
      </w:r>
      <w:r>
        <w:rPr>
          <w:rFonts w:ascii="Times New Roman" w:hAnsi="Times New Roman" w:cs="Times New Roman"/>
          <w:sz w:val="24"/>
          <w:szCs w:val="24"/>
        </w:rPr>
        <w:t xml:space="preserve"> occurrences, three were outside the natural occurrence range, which</w:t>
      </w:r>
      <w:r w:rsidR="003C0A32">
        <w:rPr>
          <w:rFonts w:ascii="Times New Roman" w:hAnsi="Times New Roman" w:cs="Times New Roman"/>
          <w:sz w:val="24"/>
          <w:szCs w:val="24"/>
        </w:rPr>
        <w:t xml:space="preserve"> were manually checked and</w:t>
      </w:r>
      <w:r>
        <w:rPr>
          <w:rFonts w:ascii="Times New Roman" w:hAnsi="Times New Roman" w:cs="Times New Roman"/>
          <w:sz w:val="24"/>
          <w:szCs w:val="24"/>
        </w:rPr>
        <w:t xml:space="preserve"> happened to be stored in museum collections </w:t>
      </w:r>
      <w:r w:rsidR="00481172">
        <w:rPr>
          <w:rFonts w:ascii="Times New Roman" w:hAnsi="Times New Roman" w:cs="Times New Roman"/>
          <w:sz w:val="24"/>
          <w:szCs w:val="24"/>
        </w:rPr>
        <w:t xml:space="preserve">located in the </w:t>
      </w:r>
      <w:r w:rsidR="0026226E">
        <w:rPr>
          <w:rFonts w:ascii="Times New Roman" w:hAnsi="Times New Roman" w:cs="Times New Roman"/>
          <w:sz w:val="24"/>
          <w:szCs w:val="24"/>
        </w:rPr>
        <w:t>Brazilian</w:t>
      </w:r>
      <w:r w:rsidR="00481172">
        <w:rPr>
          <w:rFonts w:ascii="Times New Roman" w:hAnsi="Times New Roman" w:cs="Times New Roman"/>
          <w:sz w:val="24"/>
          <w:szCs w:val="24"/>
        </w:rPr>
        <w:t xml:space="preserve"> </w:t>
      </w:r>
      <w:r w:rsidR="009468A6">
        <w:rPr>
          <w:rFonts w:ascii="Times New Roman" w:hAnsi="Times New Roman" w:cs="Times New Roman"/>
          <w:sz w:val="24"/>
          <w:szCs w:val="24"/>
        </w:rPr>
        <w:t xml:space="preserve">states of Mato Grosso and Manaus, and one specimen </w:t>
      </w:r>
      <w:proofErr w:type="gramStart"/>
      <w:r w:rsidR="009468A6">
        <w:rPr>
          <w:rFonts w:ascii="Times New Roman" w:hAnsi="Times New Roman" w:cs="Times New Roman"/>
          <w:sz w:val="24"/>
          <w:szCs w:val="24"/>
        </w:rPr>
        <w:t xml:space="preserve">was </w:t>
      </w:r>
      <w:r w:rsidR="0026226E">
        <w:rPr>
          <w:rFonts w:ascii="Times New Roman" w:hAnsi="Times New Roman" w:cs="Times New Roman"/>
          <w:sz w:val="24"/>
          <w:szCs w:val="24"/>
        </w:rPr>
        <w:t>located in</w:t>
      </w:r>
      <w:proofErr w:type="gramEnd"/>
      <w:r w:rsidR="0026226E">
        <w:rPr>
          <w:rFonts w:ascii="Times New Roman" w:hAnsi="Times New Roman" w:cs="Times New Roman"/>
          <w:sz w:val="24"/>
          <w:szCs w:val="24"/>
        </w:rPr>
        <w:t xml:space="preserve"> Bolivia. </w:t>
      </w:r>
      <w:commentRangeEnd w:id="36"/>
      <w:r w:rsidR="00AA50E1">
        <w:rPr>
          <w:rStyle w:val="CommentReference"/>
        </w:rPr>
        <w:commentReference w:id="36"/>
      </w:r>
      <w:commentRangeStart w:id="37"/>
      <w:r w:rsidR="0026226E">
        <w:rPr>
          <w:rFonts w:ascii="Times New Roman" w:hAnsi="Times New Roman" w:cs="Times New Roman"/>
          <w:sz w:val="24"/>
          <w:szCs w:val="24"/>
        </w:rPr>
        <w:t xml:space="preserve">Although the distribution points seem to be sparse, this </w:t>
      </w:r>
      <w:r w:rsidR="009468A6">
        <w:rPr>
          <w:rFonts w:ascii="Times New Roman" w:hAnsi="Times New Roman" w:cs="Times New Roman"/>
          <w:sz w:val="24"/>
          <w:szCs w:val="24"/>
        </w:rPr>
        <w:t>species' occurrence was originally restricted to the coast of the Atlantic Forest, and many specimens were placed in museums along the southern and southern regions of Brazil as well as in museum</w:t>
      </w:r>
      <w:r w:rsidR="0026226E">
        <w:rPr>
          <w:rFonts w:ascii="Times New Roman" w:hAnsi="Times New Roman" w:cs="Times New Roman"/>
          <w:sz w:val="24"/>
          <w:szCs w:val="24"/>
        </w:rPr>
        <w:t xml:space="preserve"> collections located in Paraguay and Argentina countries</w:t>
      </w:r>
      <w:r w:rsidR="005C5E40">
        <w:rPr>
          <w:rFonts w:ascii="Times New Roman" w:hAnsi="Times New Roman" w:cs="Times New Roman"/>
          <w:sz w:val="24"/>
          <w:szCs w:val="24"/>
        </w:rPr>
        <w:t>, where it also originally occurred (Sánchez 2005; da Cunha 2012)</w:t>
      </w:r>
      <w:r w:rsidR="0026226E">
        <w:rPr>
          <w:rFonts w:ascii="Times New Roman" w:hAnsi="Times New Roman" w:cs="Times New Roman"/>
          <w:sz w:val="24"/>
          <w:szCs w:val="24"/>
        </w:rPr>
        <w:t xml:space="preserve">. </w:t>
      </w:r>
      <w:commentRangeEnd w:id="37"/>
      <w:r w:rsidR="00B02B44">
        <w:rPr>
          <w:rStyle w:val="CommentReference"/>
        </w:rPr>
        <w:commentReference w:id="37"/>
      </w:r>
    </w:p>
    <w:p w14:paraId="2E379572" w14:textId="77777777" w:rsidR="00111DD6" w:rsidRDefault="00111DD6" w:rsidP="00111DD6">
      <w:pPr>
        <w:keepNext/>
        <w:ind w:firstLine="720"/>
        <w:jc w:val="both"/>
      </w:pPr>
      <w:r>
        <w:rPr>
          <w:noProof/>
        </w:rPr>
        <w:lastRenderedPageBreak/>
        <w:drawing>
          <wp:inline distT="0" distB="0" distL="0" distR="0" wp14:anchorId="639CA4B7" wp14:editId="6CCFEF14">
            <wp:extent cx="4931596" cy="4931596"/>
            <wp:effectExtent l="0" t="0" r="2540" b="2540"/>
            <wp:docPr id="486367950" name="Picture 2" descr="A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7950" name="Picture 2" descr="A bird on a branc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1596" cy="4931596"/>
                    </a:xfrm>
                    <a:prstGeom prst="rect">
                      <a:avLst/>
                    </a:prstGeom>
                  </pic:spPr>
                </pic:pic>
              </a:graphicData>
            </a:graphic>
          </wp:inline>
        </w:drawing>
      </w:r>
    </w:p>
    <w:p w14:paraId="70E577F3" w14:textId="2E4189F4" w:rsidR="00111DD6" w:rsidRPr="00111DD6" w:rsidRDefault="00111DD6" w:rsidP="00111DD6">
      <w:pPr>
        <w:pStyle w:val="Caption"/>
        <w:jc w:val="both"/>
        <w:rPr>
          <w:rFonts w:ascii="Times New Roman" w:hAnsi="Times New Roman" w:cs="Times New Roman"/>
          <w:i w:val="0"/>
          <w:iCs w:val="0"/>
          <w:color w:val="auto"/>
          <w:sz w:val="28"/>
          <w:szCs w:val="28"/>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Pictures of an individual of the Uniform-Finch (</w:t>
      </w:r>
      <w:r w:rsidRPr="00111DD6">
        <w:rPr>
          <w:rFonts w:ascii="Times New Roman" w:hAnsi="Times New Roman" w:cs="Times New Roman"/>
          <w:color w:val="auto"/>
          <w:sz w:val="20"/>
          <w:szCs w:val="20"/>
        </w:rPr>
        <w:t xml:space="preserve">Haplospiza unicolor </w:t>
      </w:r>
      <w:r w:rsidRPr="00111DD6">
        <w:rPr>
          <w:rFonts w:ascii="Times New Roman" w:hAnsi="Times New Roman" w:cs="Times New Roman"/>
          <w:i w:val="0"/>
          <w:iCs w:val="0"/>
          <w:color w:val="auto"/>
          <w:sz w:val="20"/>
          <w:szCs w:val="20"/>
        </w:rPr>
        <w:t xml:space="preserve">Cabanis, 1851) taken from different angles. Picture A was taken using a Nikon D7200, and B to D used a Nikon Z7. Both pictures were taken within the 400-600mm </w:t>
      </w:r>
      <w:r w:rsidR="005C5E40">
        <w:rPr>
          <w:rFonts w:ascii="Times New Roman" w:hAnsi="Times New Roman" w:cs="Times New Roman"/>
          <w:i w:val="0"/>
          <w:iCs w:val="0"/>
          <w:color w:val="auto"/>
          <w:sz w:val="20"/>
          <w:szCs w:val="20"/>
        </w:rPr>
        <w:t xml:space="preserve">zoom </w:t>
      </w:r>
      <w:r w:rsidRPr="00111DD6">
        <w:rPr>
          <w:rFonts w:ascii="Times New Roman" w:hAnsi="Times New Roman" w:cs="Times New Roman"/>
          <w:i w:val="0"/>
          <w:iCs w:val="0"/>
          <w:color w:val="auto"/>
          <w:sz w:val="20"/>
          <w:szCs w:val="20"/>
        </w:rPr>
        <w:t>lens range and cropped later using Adobe Photoshop</w:t>
      </w:r>
      <w:r w:rsidRPr="00111DD6">
        <w:rPr>
          <w:rFonts w:ascii="Times New Roman" w:hAnsi="Times New Roman" w:cs="Times New Roman"/>
          <w:i w:val="0"/>
          <w:iCs w:val="0"/>
          <w:color w:val="auto"/>
          <w:sz w:val="20"/>
          <w:szCs w:val="20"/>
          <w:vertAlign w:val="superscript"/>
        </w:rPr>
        <w:t>®</w:t>
      </w:r>
      <w:r w:rsidR="005C5E40">
        <w:rPr>
          <w:rFonts w:ascii="Times New Roman" w:hAnsi="Times New Roman" w:cs="Times New Roman"/>
          <w:i w:val="0"/>
          <w:iCs w:val="0"/>
          <w:color w:val="auto"/>
          <w:sz w:val="20"/>
          <w:szCs w:val="20"/>
        </w:rPr>
        <w:t xml:space="preserve"> </w:t>
      </w:r>
      <w:proofErr w:type="gramStart"/>
      <w:r w:rsidR="005C5E40">
        <w:rPr>
          <w:rFonts w:ascii="Times New Roman" w:hAnsi="Times New Roman" w:cs="Times New Roman"/>
          <w:i w:val="0"/>
          <w:iCs w:val="0"/>
          <w:color w:val="auto"/>
          <w:sz w:val="20"/>
          <w:szCs w:val="20"/>
        </w:rPr>
        <w:t>in order to</w:t>
      </w:r>
      <w:proofErr w:type="gramEnd"/>
      <w:r w:rsidR="005C5E40">
        <w:rPr>
          <w:rFonts w:ascii="Times New Roman" w:hAnsi="Times New Roman" w:cs="Times New Roman"/>
          <w:i w:val="0"/>
          <w:iCs w:val="0"/>
          <w:color w:val="auto"/>
          <w:sz w:val="20"/>
          <w:szCs w:val="20"/>
        </w:rPr>
        <w:t xml:space="preserve"> remove the image noise</w:t>
      </w:r>
      <w:r w:rsidRPr="00111DD6">
        <w:rPr>
          <w:rFonts w:ascii="Times New Roman" w:hAnsi="Times New Roman" w:cs="Times New Roman"/>
          <w:i w:val="0"/>
          <w:iCs w:val="0"/>
          <w:color w:val="auto"/>
          <w:sz w:val="20"/>
          <w:szCs w:val="20"/>
        </w:rPr>
        <w:t xml:space="preserve">. </w:t>
      </w:r>
    </w:p>
    <w:p w14:paraId="1EAA481C" w14:textId="682EDFEF" w:rsidR="001228EF" w:rsidRDefault="006D7952" w:rsidP="003C2E56">
      <w:pPr>
        <w:ind w:firstLine="720"/>
        <w:jc w:val="both"/>
        <w:rPr>
          <w:rFonts w:ascii="Times New Roman" w:hAnsi="Times New Roman" w:cs="Times New Roman"/>
          <w:sz w:val="24"/>
          <w:szCs w:val="24"/>
        </w:rPr>
      </w:pPr>
      <w:del w:id="38" w:author="Baptiste Wijas" w:date="2024-07-16T15:40:00Z">
        <w:r w:rsidDel="00B02B44">
          <w:rPr>
            <w:rFonts w:ascii="Times New Roman" w:hAnsi="Times New Roman" w:cs="Times New Roman"/>
            <w:sz w:val="24"/>
            <w:szCs w:val="24"/>
          </w:rPr>
          <w:delText xml:space="preserve">Given this live </w:delText>
        </w:r>
        <w:r w:rsidR="00DD0ADE" w:rsidDel="00B02B44">
          <w:rPr>
            <w:rFonts w:ascii="Times New Roman" w:hAnsi="Times New Roman" w:cs="Times New Roman"/>
            <w:sz w:val="24"/>
            <w:szCs w:val="24"/>
          </w:rPr>
          <w:delText>record</w:delText>
        </w:r>
        <w:r w:rsidDel="00B02B44">
          <w:rPr>
            <w:rFonts w:ascii="Times New Roman" w:hAnsi="Times New Roman" w:cs="Times New Roman"/>
            <w:sz w:val="24"/>
            <w:szCs w:val="24"/>
          </w:rPr>
          <w:delText xml:space="preserve"> is isolated from the </w:delText>
        </w:r>
        <w:r w:rsidR="00DD0ADE" w:rsidDel="00B02B44">
          <w:rPr>
            <w:rFonts w:ascii="Times New Roman" w:hAnsi="Times New Roman" w:cs="Times New Roman"/>
            <w:sz w:val="24"/>
            <w:szCs w:val="24"/>
          </w:rPr>
          <w:delText xml:space="preserve">others we </w:delText>
        </w:r>
        <w:r w:rsidR="009468A6" w:rsidDel="00B02B44">
          <w:rPr>
            <w:rFonts w:ascii="Times New Roman" w:hAnsi="Times New Roman" w:cs="Times New Roman"/>
            <w:sz w:val="24"/>
            <w:szCs w:val="24"/>
          </w:rPr>
          <w:delText>acquired</w:delText>
        </w:r>
      </w:del>
      <w:ins w:id="39" w:author="Baptiste Wijas" w:date="2024-07-16T15:40:00Z">
        <w:r w:rsidR="00B02B44">
          <w:rPr>
            <w:rFonts w:ascii="Times New Roman" w:hAnsi="Times New Roman" w:cs="Times New Roman"/>
            <w:sz w:val="24"/>
            <w:szCs w:val="24"/>
          </w:rPr>
          <w:t xml:space="preserve">To </w:t>
        </w:r>
      </w:ins>
      <w:ins w:id="40" w:author="Baptiste Wijas" w:date="2024-07-16T15:41:00Z">
        <w:r w:rsidR="00B02B44">
          <w:rPr>
            <w:rFonts w:ascii="Times New Roman" w:hAnsi="Times New Roman" w:cs="Times New Roman"/>
            <w:sz w:val="24"/>
            <w:szCs w:val="24"/>
          </w:rPr>
          <w:t>investigate how unusual our record was in relation to others</w:t>
        </w:r>
      </w:ins>
      <w:r>
        <w:rPr>
          <w:rFonts w:ascii="Times New Roman" w:hAnsi="Times New Roman" w:cs="Times New Roman"/>
          <w:sz w:val="24"/>
          <w:szCs w:val="24"/>
        </w:rPr>
        <w:t xml:space="preserve">, we calculated the distance of </w:t>
      </w:r>
      <w:del w:id="41" w:author="Baptiste Wijas" w:date="2024-07-16T15:40:00Z">
        <w:r w:rsidDel="00B02B44">
          <w:rPr>
            <w:rFonts w:ascii="Times New Roman" w:hAnsi="Times New Roman" w:cs="Times New Roman"/>
            <w:sz w:val="24"/>
            <w:szCs w:val="24"/>
          </w:rPr>
          <w:delText xml:space="preserve">this </w:delText>
        </w:r>
      </w:del>
      <w:ins w:id="42" w:author="Baptiste Wijas" w:date="2024-07-16T15:40:00Z">
        <w:r w:rsidR="00B02B44">
          <w:rPr>
            <w:rFonts w:ascii="Times New Roman" w:hAnsi="Times New Roman" w:cs="Times New Roman"/>
            <w:sz w:val="24"/>
            <w:szCs w:val="24"/>
          </w:rPr>
          <w:t xml:space="preserve">our </w:t>
        </w:r>
      </w:ins>
      <w:r>
        <w:rPr>
          <w:rFonts w:ascii="Times New Roman" w:hAnsi="Times New Roman" w:cs="Times New Roman"/>
          <w:sz w:val="24"/>
          <w:szCs w:val="24"/>
        </w:rPr>
        <w:t xml:space="preserve">record </w:t>
      </w:r>
      <w:proofErr w:type="gramStart"/>
      <w:r>
        <w:rPr>
          <w:rFonts w:ascii="Times New Roman" w:hAnsi="Times New Roman" w:cs="Times New Roman"/>
          <w:sz w:val="24"/>
          <w:szCs w:val="24"/>
        </w:rPr>
        <w:t>in regard to</w:t>
      </w:r>
      <w:proofErr w:type="gramEnd"/>
      <w:r>
        <w:rPr>
          <w:rFonts w:ascii="Times New Roman" w:hAnsi="Times New Roman" w:cs="Times New Roman"/>
          <w:sz w:val="24"/>
          <w:szCs w:val="24"/>
        </w:rPr>
        <w:t xml:space="preserve"> the current bird </w:t>
      </w:r>
      <w:r w:rsidR="005C5E40">
        <w:rPr>
          <w:rFonts w:ascii="Times New Roman" w:hAnsi="Times New Roman" w:cs="Times New Roman"/>
          <w:sz w:val="24"/>
          <w:szCs w:val="24"/>
        </w:rPr>
        <w:t>occurrences</w:t>
      </w:r>
      <w:r w:rsidR="00DD0ADE" w:rsidRPr="00DD0ADE">
        <w:rPr>
          <w:rFonts w:ascii="Times New Roman" w:hAnsi="Times New Roman" w:cs="Times New Roman"/>
          <w:sz w:val="24"/>
          <w:szCs w:val="24"/>
        </w:rPr>
        <w:t xml:space="preserve"> </w:t>
      </w:r>
      <w:r w:rsidR="00DD0ADE">
        <w:rPr>
          <w:rFonts w:ascii="Times New Roman" w:hAnsi="Times New Roman" w:cs="Times New Roman"/>
          <w:sz w:val="24"/>
          <w:szCs w:val="24"/>
        </w:rPr>
        <w:t>available on databases</w:t>
      </w:r>
      <w:r>
        <w:rPr>
          <w:rFonts w:ascii="Times New Roman" w:hAnsi="Times New Roman" w:cs="Times New Roman"/>
          <w:sz w:val="24"/>
          <w:szCs w:val="24"/>
        </w:rPr>
        <w:t xml:space="preserve">. </w:t>
      </w:r>
      <w:r w:rsidR="005D0A7E">
        <w:rPr>
          <w:rFonts w:ascii="Times New Roman" w:hAnsi="Times New Roman" w:cs="Times New Roman"/>
          <w:sz w:val="24"/>
          <w:szCs w:val="24"/>
        </w:rPr>
        <w:t xml:space="preserve">Using the function </w:t>
      </w:r>
      <w:r w:rsidR="005D0A7E" w:rsidRPr="006D7952">
        <w:rPr>
          <w:rFonts w:ascii="Times New Roman" w:hAnsi="Times New Roman" w:cs="Times New Roman"/>
          <w:i/>
          <w:iCs/>
          <w:sz w:val="24"/>
          <w:szCs w:val="24"/>
        </w:rPr>
        <w:t>Near</w:t>
      </w:r>
      <w:r w:rsidR="005D0A7E">
        <w:rPr>
          <w:rFonts w:ascii="Times New Roman" w:hAnsi="Times New Roman" w:cs="Times New Roman"/>
          <w:sz w:val="24"/>
          <w:szCs w:val="24"/>
        </w:rPr>
        <w:t xml:space="preserve"> </w:t>
      </w:r>
      <w:del w:id="43" w:author="Baptiste Wijas" w:date="2024-07-16T15:39:00Z">
        <w:r w:rsidR="005D0A7E" w:rsidDel="00B02B44">
          <w:rPr>
            <w:rFonts w:ascii="Times New Roman" w:hAnsi="Times New Roman" w:cs="Times New Roman"/>
            <w:sz w:val="24"/>
            <w:szCs w:val="24"/>
          </w:rPr>
          <w:delText xml:space="preserve">available </w:delText>
        </w:r>
      </w:del>
      <w:r w:rsidR="005D0A7E">
        <w:rPr>
          <w:rFonts w:ascii="Times New Roman" w:hAnsi="Times New Roman" w:cs="Times New Roman"/>
          <w:sz w:val="24"/>
          <w:szCs w:val="24"/>
        </w:rPr>
        <w:t>on ArcGIS Pro</w:t>
      </w:r>
      <w:r w:rsidR="00111DD6" w:rsidRPr="00111DD6">
        <w:rPr>
          <w:rFonts w:ascii="Times New Roman" w:hAnsi="Times New Roman" w:cs="Times New Roman"/>
          <w:sz w:val="24"/>
          <w:szCs w:val="24"/>
          <w:vertAlign w:val="superscript"/>
        </w:rPr>
        <w:t>®</w:t>
      </w:r>
      <w:r w:rsidR="000C2CB2">
        <w:rPr>
          <w:rFonts w:ascii="Times New Roman" w:hAnsi="Times New Roman" w:cs="Times New Roman"/>
          <w:sz w:val="24"/>
          <w:szCs w:val="24"/>
        </w:rPr>
        <w:t>,</w:t>
      </w:r>
      <w:r w:rsidR="005D0A7E">
        <w:rPr>
          <w:rFonts w:ascii="Times New Roman" w:hAnsi="Times New Roman" w:cs="Times New Roman"/>
          <w:sz w:val="24"/>
          <w:szCs w:val="24"/>
        </w:rPr>
        <w:t xml:space="preserve"> we calculated the </w:t>
      </w:r>
      <w:del w:id="44" w:author="Baptiste Wijas" w:date="2024-07-16T15:41:00Z">
        <w:r w:rsidR="005D0A7E" w:rsidDel="00B02B44">
          <w:rPr>
            <w:rFonts w:ascii="Times New Roman" w:hAnsi="Times New Roman" w:cs="Times New Roman"/>
            <w:sz w:val="24"/>
            <w:szCs w:val="24"/>
          </w:rPr>
          <w:delText xml:space="preserve">mean </w:delText>
        </w:r>
      </w:del>
      <w:ins w:id="45" w:author="Baptiste Wijas" w:date="2024-07-16T15:41:00Z">
        <w:r w:rsidR="00B02B44">
          <w:rPr>
            <w:rFonts w:ascii="Times New Roman" w:hAnsi="Times New Roman" w:cs="Times New Roman"/>
            <w:sz w:val="24"/>
            <w:szCs w:val="24"/>
          </w:rPr>
          <w:t xml:space="preserve">average </w:t>
        </w:r>
      </w:ins>
      <w:r w:rsidR="005D0A7E">
        <w:rPr>
          <w:rFonts w:ascii="Times New Roman" w:hAnsi="Times New Roman" w:cs="Times New Roman"/>
          <w:sz w:val="24"/>
          <w:szCs w:val="24"/>
        </w:rPr>
        <w:t>distance among all</w:t>
      </w:r>
      <w:ins w:id="46" w:author="Baptiste Wijas" w:date="2024-07-16T15:41:00Z">
        <w:r w:rsidR="00B02B44">
          <w:rPr>
            <w:rFonts w:ascii="Times New Roman" w:hAnsi="Times New Roman" w:cs="Times New Roman"/>
            <w:sz w:val="24"/>
            <w:szCs w:val="24"/>
          </w:rPr>
          <w:t xml:space="preserve"> </w:t>
        </w:r>
      </w:ins>
      <w:ins w:id="47" w:author="Baptiste Wijas" w:date="2024-07-16T15:42:00Z">
        <w:r w:rsidR="00B02B44">
          <w:rPr>
            <w:rFonts w:ascii="Times New Roman" w:hAnsi="Times New Roman" w:cs="Times New Roman"/>
            <w:sz w:val="24"/>
            <w:szCs w:val="24"/>
          </w:rPr>
          <w:t>individual</w:t>
        </w:r>
      </w:ins>
      <w:r w:rsidR="005D0A7E">
        <w:rPr>
          <w:rFonts w:ascii="Times New Roman" w:hAnsi="Times New Roman" w:cs="Times New Roman"/>
          <w:sz w:val="24"/>
          <w:szCs w:val="24"/>
        </w:rPr>
        <w:t xml:space="preserve"> </w:t>
      </w:r>
      <w:ins w:id="48" w:author="Baptiste Wijas" w:date="2024-07-16T15:46:00Z">
        <w:r w:rsidR="004164ED">
          <w:rPr>
            <w:rFonts w:ascii="Times New Roman" w:hAnsi="Times New Roman" w:cs="Times New Roman"/>
            <w:sz w:val="24"/>
            <w:szCs w:val="24"/>
          </w:rPr>
          <w:t xml:space="preserve">past </w:t>
        </w:r>
      </w:ins>
      <w:r w:rsidR="005D0A7E">
        <w:rPr>
          <w:rFonts w:ascii="Times New Roman" w:hAnsi="Times New Roman" w:cs="Times New Roman"/>
          <w:sz w:val="24"/>
          <w:szCs w:val="24"/>
        </w:rPr>
        <w:t xml:space="preserve">recorded </w:t>
      </w:r>
      <w:del w:id="49" w:author="Baptiste Wijas" w:date="2024-07-16T15:46:00Z">
        <w:r w:rsidR="005D0A7E" w:rsidDel="004164ED">
          <w:rPr>
            <w:rFonts w:ascii="Times New Roman" w:hAnsi="Times New Roman" w:cs="Times New Roman"/>
            <w:sz w:val="24"/>
            <w:szCs w:val="24"/>
          </w:rPr>
          <w:delText xml:space="preserve">points </w:delText>
        </w:r>
      </w:del>
      <w:ins w:id="50" w:author="Baptiste Wijas" w:date="2024-07-16T15:46:00Z">
        <w:r w:rsidR="004164ED">
          <w:rPr>
            <w:rFonts w:ascii="Times New Roman" w:hAnsi="Times New Roman" w:cs="Times New Roman"/>
            <w:sz w:val="24"/>
            <w:szCs w:val="24"/>
          </w:rPr>
          <w:t xml:space="preserve">locations </w:t>
        </w:r>
      </w:ins>
      <w:r w:rsidR="005D0A7E">
        <w:rPr>
          <w:rFonts w:ascii="Times New Roman" w:hAnsi="Times New Roman" w:cs="Times New Roman"/>
          <w:sz w:val="24"/>
          <w:szCs w:val="24"/>
        </w:rPr>
        <w:t xml:space="preserve">and </w:t>
      </w:r>
      <w:ins w:id="51" w:author="Baptiste Wijas" w:date="2024-07-16T15:42:00Z">
        <w:r w:rsidR="00B02B44">
          <w:rPr>
            <w:rFonts w:ascii="Times New Roman" w:hAnsi="Times New Roman" w:cs="Times New Roman"/>
            <w:sz w:val="24"/>
            <w:szCs w:val="24"/>
          </w:rPr>
          <w:t xml:space="preserve">compared this to </w:t>
        </w:r>
      </w:ins>
      <w:ins w:id="52" w:author="Baptiste Wijas" w:date="2024-07-16T15:45:00Z">
        <w:r w:rsidR="00B02B44">
          <w:rPr>
            <w:rFonts w:ascii="Times New Roman" w:hAnsi="Times New Roman" w:cs="Times New Roman"/>
            <w:sz w:val="24"/>
            <w:szCs w:val="24"/>
          </w:rPr>
          <w:t xml:space="preserve">the average distance of </w:t>
        </w:r>
      </w:ins>
      <w:del w:id="53" w:author="Baptiste Wijas" w:date="2024-07-16T15:42:00Z">
        <w:r w:rsidR="005D0A7E" w:rsidDel="00B02B44">
          <w:rPr>
            <w:rFonts w:ascii="Times New Roman" w:hAnsi="Times New Roman" w:cs="Times New Roman"/>
            <w:sz w:val="24"/>
            <w:szCs w:val="24"/>
          </w:rPr>
          <w:delText xml:space="preserve">the </w:delText>
        </w:r>
      </w:del>
      <w:del w:id="54" w:author="Baptiste Wijas" w:date="2024-07-16T15:45:00Z">
        <w:r w:rsidR="005D0A7E" w:rsidDel="004164ED">
          <w:rPr>
            <w:rFonts w:ascii="Times New Roman" w:hAnsi="Times New Roman" w:cs="Times New Roman"/>
            <w:sz w:val="24"/>
            <w:szCs w:val="24"/>
          </w:rPr>
          <w:delText xml:space="preserve">closest distance </w:delText>
        </w:r>
        <w:r w:rsidR="005D0A7E" w:rsidDel="00B02B44">
          <w:rPr>
            <w:rFonts w:ascii="Times New Roman" w:hAnsi="Times New Roman" w:cs="Times New Roman"/>
            <w:sz w:val="24"/>
            <w:szCs w:val="24"/>
          </w:rPr>
          <w:delText>of the new record</w:delText>
        </w:r>
      </w:del>
      <w:ins w:id="55" w:author="Baptiste Wijas" w:date="2024-07-16T15:45:00Z">
        <w:r w:rsidR="00B02B44">
          <w:rPr>
            <w:rFonts w:ascii="Times New Roman" w:hAnsi="Times New Roman" w:cs="Times New Roman"/>
            <w:sz w:val="24"/>
            <w:szCs w:val="24"/>
          </w:rPr>
          <w:t>our new observation</w:t>
        </w:r>
      </w:ins>
      <w:ins w:id="56" w:author="Baptiste Wijas" w:date="2024-07-16T15:46:00Z">
        <w:r w:rsidR="004164ED">
          <w:rPr>
            <w:rFonts w:ascii="Times New Roman" w:hAnsi="Times New Roman" w:cs="Times New Roman"/>
            <w:sz w:val="24"/>
            <w:szCs w:val="24"/>
          </w:rPr>
          <w:t xml:space="preserve"> with the past rec</w:t>
        </w:r>
      </w:ins>
      <w:ins w:id="57" w:author="Baptiste Wijas" w:date="2024-07-16T15:47:00Z">
        <w:r w:rsidR="004164ED">
          <w:rPr>
            <w:rFonts w:ascii="Times New Roman" w:hAnsi="Times New Roman" w:cs="Times New Roman"/>
            <w:sz w:val="24"/>
            <w:szCs w:val="24"/>
          </w:rPr>
          <w:t>orded locations</w:t>
        </w:r>
      </w:ins>
      <w:r w:rsidR="005D0A7E">
        <w:rPr>
          <w:rFonts w:ascii="Times New Roman" w:hAnsi="Times New Roman" w:cs="Times New Roman"/>
          <w:sz w:val="24"/>
          <w:szCs w:val="24"/>
        </w:rPr>
        <w:t xml:space="preserve">. On average, each </w:t>
      </w:r>
      <w:r w:rsidR="009468A6">
        <w:rPr>
          <w:rFonts w:ascii="Times New Roman" w:hAnsi="Times New Roman" w:cs="Times New Roman"/>
          <w:sz w:val="24"/>
          <w:szCs w:val="24"/>
        </w:rPr>
        <w:t>available record</w:t>
      </w:r>
      <w:r w:rsidR="00DD0ADE">
        <w:rPr>
          <w:rFonts w:ascii="Times New Roman" w:hAnsi="Times New Roman" w:cs="Times New Roman"/>
          <w:sz w:val="24"/>
          <w:szCs w:val="24"/>
        </w:rPr>
        <w:t xml:space="preserve"> (9,964 points)</w:t>
      </w:r>
      <w:r w:rsidR="005D0A7E">
        <w:rPr>
          <w:rFonts w:ascii="Times New Roman" w:hAnsi="Times New Roman" w:cs="Times New Roman"/>
          <w:sz w:val="24"/>
          <w:szCs w:val="24"/>
        </w:rPr>
        <w:t xml:space="preserve"> is 0.814km apart from each other, while the new record is 679,43km</w:t>
      </w:r>
      <w:r w:rsidR="009468A6">
        <w:rPr>
          <w:rFonts w:ascii="Times New Roman" w:hAnsi="Times New Roman" w:cs="Times New Roman"/>
          <w:sz w:val="24"/>
          <w:szCs w:val="24"/>
        </w:rPr>
        <w:t xml:space="preserve"> on average apart from </w:t>
      </w:r>
      <w:r w:rsidR="005D0A7E">
        <w:rPr>
          <w:rFonts w:ascii="Times New Roman" w:hAnsi="Times New Roman" w:cs="Times New Roman"/>
          <w:sz w:val="24"/>
          <w:szCs w:val="24"/>
        </w:rPr>
        <w:t xml:space="preserve">the </w:t>
      </w:r>
      <w:r w:rsidR="009468A6">
        <w:rPr>
          <w:rFonts w:ascii="Times New Roman" w:hAnsi="Times New Roman" w:cs="Times New Roman"/>
          <w:sz w:val="24"/>
          <w:szCs w:val="24"/>
        </w:rPr>
        <w:t>other</w:t>
      </w:r>
      <w:r w:rsidR="005D0A7E">
        <w:rPr>
          <w:rFonts w:ascii="Times New Roman" w:hAnsi="Times New Roman" w:cs="Times New Roman"/>
          <w:sz w:val="24"/>
          <w:szCs w:val="24"/>
        </w:rPr>
        <w:t xml:space="preserve"> point</w:t>
      </w:r>
      <w:r w:rsidR="009468A6">
        <w:rPr>
          <w:rFonts w:ascii="Times New Roman" w:hAnsi="Times New Roman" w:cs="Times New Roman"/>
          <w:sz w:val="24"/>
          <w:szCs w:val="24"/>
        </w:rPr>
        <w:t>s</w:t>
      </w:r>
      <w:r w:rsidR="005D0A7E">
        <w:rPr>
          <w:rFonts w:ascii="Times New Roman" w:hAnsi="Times New Roman" w:cs="Times New Roman"/>
          <w:sz w:val="24"/>
          <w:szCs w:val="24"/>
        </w:rPr>
        <w:t xml:space="preserve"> (calculated by including</w:t>
      </w:r>
      <w:r w:rsidR="00C17ABD">
        <w:rPr>
          <w:rFonts w:ascii="Times New Roman" w:hAnsi="Times New Roman" w:cs="Times New Roman"/>
          <w:sz w:val="24"/>
          <w:szCs w:val="24"/>
        </w:rPr>
        <w:t xml:space="preserve"> the download</w:t>
      </w:r>
      <w:r w:rsidR="00C62B16">
        <w:rPr>
          <w:rFonts w:ascii="Times New Roman" w:hAnsi="Times New Roman" w:cs="Times New Roman"/>
          <w:sz w:val="24"/>
          <w:szCs w:val="24"/>
        </w:rPr>
        <w:t>ed</w:t>
      </w:r>
      <w:r w:rsidR="005D0A7E">
        <w:rPr>
          <w:rFonts w:ascii="Times New Roman" w:hAnsi="Times New Roman" w:cs="Times New Roman"/>
          <w:sz w:val="24"/>
          <w:szCs w:val="24"/>
        </w:rPr>
        <w:t xml:space="preserve"> data from</w:t>
      </w:r>
      <w:r w:rsidR="00C62B16">
        <w:rPr>
          <w:rFonts w:ascii="Times New Roman" w:hAnsi="Times New Roman" w:cs="Times New Roman"/>
          <w:sz w:val="24"/>
          <w:szCs w:val="24"/>
        </w:rPr>
        <w:t xml:space="preserve"> all data </w:t>
      </w:r>
      <w:r w:rsidR="005D0A7E">
        <w:rPr>
          <w:rFonts w:ascii="Times New Roman" w:hAnsi="Times New Roman" w:cs="Times New Roman"/>
          <w:sz w:val="24"/>
          <w:szCs w:val="24"/>
        </w:rPr>
        <w:t xml:space="preserve">sources). </w:t>
      </w:r>
      <w:ins w:id="58" w:author="Baptiste Wijas" w:date="2024-07-16T16:24:00Z">
        <w:r w:rsidR="0037307F">
          <w:rPr>
            <w:rFonts w:ascii="Times New Roman" w:hAnsi="Times New Roman" w:cs="Times New Roman"/>
            <w:sz w:val="24"/>
            <w:szCs w:val="24"/>
          </w:rPr>
          <w:t>These results suggest that the birds we observed were at</w:t>
        </w:r>
      </w:ins>
    </w:p>
    <w:p w14:paraId="185EAE6D" w14:textId="77777777" w:rsidR="00111DD6" w:rsidRDefault="005D0A7E" w:rsidP="00111DD6">
      <w:pPr>
        <w:keepNext/>
        <w:jc w:val="both"/>
      </w:pPr>
      <w:r>
        <w:rPr>
          <w:rFonts w:ascii="Times New Roman" w:hAnsi="Times New Roman" w:cs="Times New Roman"/>
          <w:noProof/>
          <w:sz w:val="24"/>
          <w:szCs w:val="24"/>
        </w:rPr>
        <w:lastRenderedPageBreak/>
        <w:drawing>
          <wp:inline distT="0" distB="0" distL="0" distR="0" wp14:anchorId="08472ADA" wp14:editId="4746051D">
            <wp:extent cx="5943600" cy="4592955"/>
            <wp:effectExtent l="19050" t="19050" r="19050" b="17145"/>
            <wp:docPr id="11115825" name="Picture 2" descr="A map of brazil with 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5" name="Picture 2" descr="A map of brazil with a map of the countr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391AE734" w14:textId="42C9A255" w:rsidR="005D0A7E" w:rsidRPr="00111DD6" w:rsidRDefault="00111DD6" w:rsidP="00111DD6">
      <w:pPr>
        <w:pStyle w:val="Caption"/>
        <w:jc w:val="both"/>
        <w:rPr>
          <w:rFonts w:ascii="Times New Roman" w:hAnsi="Times New Roman" w:cs="Times New Roman"/>
          <w:i w:val="0"/>
          <w:iCs w:val="0"/>
          <w:color w:val="auto"/>
          <w:sz w:val="20"/>
          <w:szCs w:val="20"/>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sidRPr="00111DD6">
        <w:rPr>
          <w:rFonts w:ascii="Times New Roman" w:hAnsi="Times New Roman" w:cs="Times New Roman"/>
          <w:b/>
          <w:bCs/>
          <w:i w:val="0"/>
          <w:iCs w:val="0"/>
          <w:noProof/>
          <w:color w:val="auto"/>
          <w:sz w:val="20"/>
          <w:szCs w:val="20"/>
        </w:rPr>
        <w:t>2</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All occurrence data of Uniform-Finch (</w:t>
      </w:r>
      <w:r w:rsidRPr="00111DD6">
        <w:rPr>
          <w:rFonts w:ascii="Times New Roman" w:hAnsi="Times New Roman" w:cs="Times New Roman"/>
          <w:color w:val="auto"/>
          <w:sz w:val="20"/>
          <w:szCs w:val="20"/>
        </w:rPr>
        <w:t>Haplospiza unicolor</w:t>
      </w:r>
      <w:r w:rsidRPr="00111DD6">
        <w:rPr>
          <w:rFonts w:ascii="Times New Roman" w:hAnsi="Times New Roman" w:cs="Times New Roman"/>
          <w:i w:val="0"/>
          <w:iCs w:val="0"/>
          <w:color w:val="auto"/>
          <w:sz w:val="20"/>
          <w:szCs w:val="20"/>
        </w:rPr>
        <w:t xml:space="preserve"> Cabanis, 1851). Each point is an observation from a museum collection, focal observation, or vocalization record</w:t>
      </w:r>
      <w:r>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acquired from databases. The reddish star highlights the new location where this bird was recorded</w:t>
      </w:r>
      <w:r w:rsidR="005C5E40">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Cachoeira da Fazenda Loquinhas</w:t>
      </w:r>
      <w:r w:rsidR="005C5E40">
        <w:rPr>
          <w:rFonts w:ascii="Times New Roman" w:hAnsi="Times New Roman" w:cs="Times New Roman"/>
          <w:i w:val="0"/>
          <w:iCs w:val="0"/>
          <w:color w:val="auto"/>
          <w:sz w:val="20"/>
          <w:szCs w:val="20"/>
        </w:rPr>
        <w:t xml:space="preserve"> (</w:t>
      </w:r>
      <w:r w:rsidR="005C5E40" w:rsidRPr="00111DD6">
        <w:rPr>
          <w:rFonts w:ascii="Times New Roman" w:hAnsi="Times New Roman" w:cs="Times New Roman"/>
          <w:i w:val="0"/>
          <w:iCs w:val="0"/>
          <w:color w:val="auto"/>
          <w:sz w:val="20"/>
          <w:szCs w:val="20"/>
        </w:rPr>
        <w:t>or “Loquinhas waterfall”)</w:t>
      </w:r>
      <w:r w:rsidR="005C5E40">
        <w:rPr>
          <w:rFonts w:ascii="Times New Roman" w:hAnsi="Times New Roman" w:cs="Times New Roman"/>
          <w:i w:val="0"/>
          <w:iCs w:val="0"/>
          <w:color w:val="auto"/>
          <w:sz w:val="20"/>
          <w:szCs w:val="20"/>
        </w:rPr>
        <w:t>, placed in the city of Alto Paraíso de Goiás, Goiás State, Brazil</w:t>
      </w:r>
      <w:r w:rsidRPr="00111DD6">
        <w:rPr>
          <w:rFonts w:ascii="Times New Roman" w:hAnsi="Times New Roman" w:cs="Times New Roman"/>
          <w:i w:val="0"/>
          <w:iCs w:val="0"/>
          <w:color w:val="auto"/>
          <w:sz w:val="20"/>
          <w:szCs w:val="20"/>
        </w:rPr>
        <w:t>.</w:t>
      </w:r>
    </w:p>
    <w:p w14:paraId="58F08A97" w14:textId="5BEFFB31" w:rsidR="00CF04AE" w:rsidRDefault="004164ED" w:rsidP="00B17C5A">
      <w:pPr>
        <w:ind w:firstLine="720"/>
        <w:jc w:val="both"/>
        <w:rPr>
          <w:rFonts w:ascii="Times New Roman" w:hAnsi="Times New Roman" w:cs="Times New Roman"/>
          <w:sz w:val="24"/>
          <w:szCs w:val="24"/>
        </w:rPr>
      </w:pPr>
      <w:ins w:id="59" w:author="Baptiste Wijas" w:date="2024-07-16T15:50:00Z">
        <w:r>
          <w:rPr>
            <w:rFonts w:ascii="Times New Roman" w:hAnsi="Times New Roman" w:cs="Times New Roman"/>
            <w:sz w:val="24"/>
            <w:szCs w:val="24"/>
          </w:rPr>
          <w:t xml:space="preserve">There could be several explanations </w:t>
        </w:r>
      </w:ins>
      <w:ins w:id="60" w:author="Baptiste Wijas" w:date="2024-07-16T16:01:00Z">
        <w:r w:rsidR="00DC0224">
          <w:rPr>
            <w:rFonts w:ascii="Times New Roman" w:hAnsi="Times New Roman" w:cs="Times New Roman"/>
            <w:sz w:val="24"/>
            <w:szCs w:val="24"/>
          </w:rPr>
          <w:t xml:space="preserve">for </w:t>
        </w:r>
      </w:ins>
      <w:ins w:id="61" w:author="Baptiste Wijas" w:date="2024-07-16T15:51:00Z">
        <w:r>
          <w:rPr>
            <w:rFonts w:ascii="Times New Roman" w:hAnsi="Times New Roman" w:cs="Times New Roman"/>
            <w:sz w:val="24"/>
            <w:szCs w:val="24"/>
          </w:rPr>
          <w:t xml:space="preserve">why we observed this bird </w:t>
        </w:r>
      </w:ins>
      <w:ins w:id="62" w:author="Baptiste Wijas" w:date="2024-07-16T15:52:00Z">
        <w:r>
          <w:rPr>
            <w:rFonts w:ascii="Times New Roman" w:hAnsi="Times New Roman" w:cs="Times New Roman"/>
            <w:sz w:val="24"/>
            <w:szCs w:val="24"/>
          </w:rPr>
          <w:t>at</w:t>
        </w:r>
      </w:ins>
      <w:ins w:id="63" w:author="Baptiste Wijas" w:date="2024-07-16T15:51:00Z">
        <w:r>
          <w:rPr>
            <w:rFonts w:ascii="Times New Roman" w:hAnsi="Times New Roman" w:cs="Times New Roman"/>
            <w:sz w:val="24"/>
            <w:szCs w:val="24"/>
          </w:rPr>
          <w:t xml:space="preserve"> this location.</w:t>
        </w:r>
      </w:ins>
      <w:ins w:id="64" w:author="Baptiste Wijas" w:date="2024-07-16T15:52:00Z">
        <w:r>
          <w:rPr>
            <w:rFonts w:ascii="Times New Roman" w:hAnsi="Times New Roman" w:cs="Times New Roman"/>
            <w:sz w:val="24"/>
            <w:szCs w:val="24"/>
          </w:rPr>
          <w:t xml:space="preserve"> </w:t>
        </w:r>
      </w:ins>
      <w:ins w:id="65" w:author="Baptiste Wijas" w:date="2024-07-16T16:19:00Z">
        <w:r w:rsidR="0037307F">
          <w:rPr>
            <w:rFonts w:ascii="Times New Roman" w:hAnsi="Times New Roman" w:cs="Times New Roman"/>
            <w:sz w:val="24"/>
            <w:szCs w:val="24"/>
          </w:rPr>
          <w:t>On one hand</w:t>
        </w:r>
      </w:ins>
      <w:ins w:id="66" w:author="Baptiste Wijas" w:date="2024-07-16T15:53:00Z">
        <w:r>
          <w:rPr>
            <w:rFonts w:ascii="Times New Roman" w:hAnsi="Times New Roman" w:cs="Times New Roman"/>
            <w:sz w:val="24"/>
            <w:szCs w:val="24"/>
          </w:rPr>
          <w:t>,</w:t>
        </w:r>
      </w:ins>
      <w:ins w:id="67" w:author="Baptiste Wijas" w:date="2024-07-16T15:52:00Z">
        <w:r>
          <w:rPr>
            <w:rFonts w:ascii="Times New Roman" w:hAnsi="Times New Roman" w:cs="Times New Roman"/>
            <w:sz w:val="24"/>
            <w:szCs w:val="24"/>
          </w:rPr>
          <w:t xml:space="preserve"> a</w:t>
        </w:r>
      </w:ins>
      <w:ins w:id="68" w:author="Baptiste Wijas" w:date="2024-07-16T15:53:00Z">
        <w:r>
          <w:rPr>
            <w:rFonts w:ascii="Times New Roman" w:hAnsi="Times New Roman" w:cs="Times New Roman"/>
            <w:sz w:val="24"/>
            <w:szCs w:val="24"/>
          </w:rPr>
          <w:t xml:space="preserve"> few</w:t>
        </w:r>
      </w:ins>
      <w:ins w:id="69" w:author="Baptiste Wijas" w:date="2024-07-16T15:52:00Z">
        <w:r>
          <w:rPr>
            <w:rFonts w:ascii="Times New Roman" w:hAnsi="Times New Roman" w:cs="Times New Roman"/>
            <w:sz w:val="24"/>
            <w:szCs w:val="24"/>
          </w:rPr>
          <w:t xml:space="preserve"> individual</w:t>
        </w:r>
      </w:ins>
      <w:ins w:id="70" w:author="Baptiste Wijas" w:date="2024-07-16T15:53:00Z">
        <w:r>
          <w:rPr>
            <w:rFonts w:ascii="Times New Roman" w:hAnsi="Times New Roman" w:cs="Times New Roman"/>
            <w:sz w:val="24"/>
            <w:szCs w:val="24"/>
          </w:rPr>
          <w:t>s</w:t>
        </w:r>
      </w:ins>
      <w:ins w:id="71" w:author="Baptiste Wijas" w:date="2024-07-16T15:52:00Z">
        <w:r>
          <w:rPr>
            <w:rFonts w:ascii="Times New Roman" w:hAnsi="Times New Roman" w:cs="Times New Roman"/>
            <w:sz w:val="24"/>
            <w:szCs w:val="24"/>
          </w:rPr>
          <w:t xml:space="preserve"> </w:t>
        </w:r>
      </w:ins>
      <w:ins w:id="72" w:author="Baptiste Wijas" w:date="2024-07-16T16:19:00Z">
        <w:r w:rsidR="0037307F">
          <w:rPr>
            <w:rFonts w:ascii="Times New Roman" w:hAnsi="Times New Roman" w:cs="Times New Roman"/>
            <w:sz w:val="24"/>
            <w:szCs w:val="24"/>
          </w:rPr>
          <w:t xml:space="preserve">could have </w:t>
        </w:r>
      </w:ins>
      <w:ins w:id="73" w:author="Baptiste Wijas" w:date="2024-07-16T15:53:00Z">
        <w:r>
          <w:rPr>
            <w:rFonts w:ascii="Times New Roman" w:hAnsi="Times New Roman" w:cs="Times New Roman"/>
            <w:sz w:val="24"/>
            <w:szCs w:val="24"/>
          </w:rPr>
          <w:t>undert</w:t>
        </w:r>
      </w:ins>
      <w:ins w:id="74" w:author="Baptiste Wijas" w:date="2024-07-16T16:19:00Z">
        <w:r w:rsidR="0037307F">
          <w:rPr>
            <w:rFonts w:ascii="Times New Roman" w:hAnsi="Times New Roman" w:cs="Times New Roman"/>
            <w:sz w:val="24"/>
            <w:szCs w:val="24"/>
          </w:rPr>
          <w:t>aken</w:t>
        </w:r>
      </w:ins>
      <w:ins w:id="75" w:author="Baptiste Wijas" w:date="2024-07-16T15:53:00Z">
        <w:r>
          <w:rPr>
            <w:rFonts w:ascii="Times New Roman" w:hAnsi="Times New Roman" w:cs="Times New Roman"/>
            <w:sz w:val="24"/>
            <w:szCs w:val="24"/>
          </w:rPr>
          <w:t xml:space="preserve"> an exceptional migration which is not that uncommon </w:t>
        </w:r>
      </w:ins>
      <w:del w:id="76" w:author="Baptiste Wijas" w:date="2024-07-16T15:50:00Z">
        <w:r w:rsidR="00B17C5A" w:rsidDel="004164ED">
          <w:rPr>
            <w:rFonts w:ascii="Times New Roman" w:hAnsi="Times New Roman" w:cs="Times New Roman"/>
            <w:sz w:val="24"/>
            <w:szCs w:val="24"/>
          </w:rPr>
          <w:delText>Even though many species of birds do not migrate or have restricted niches, i</w:delText>
        </w:r>
      </w:del>
      <w:del w:id="77" w:author="Baptiste Wijas" w:date="2024-07-16T15:53:00Z">
        <w:r w:rsidR="00B17C5A" w:rsidDel="004164ED">
          <w:rPr>
            <w:rFonts w:ascii="Times New Roman" w:hAnsi="Times New Roman" w:cs="Times New Roman"/>
            <w:sz w:val="24"/>
            <w:szCs w:val="24"/>
          </w:rPr>
          <w:delText>t is</w:delText>
        </w:r>
      </w:del>
      <w:ins w:id="78" w:author="Baptiste Wijas" w:date="2024-07-16T15:50:00Z">
        <w:r>
          <w:rPr>
            <w:rFonts w:ascii="Times New Roman" w:hAnsi="Times New Roman" w:cs="Times New Roman"/>
            <w:sz w:val="24"/>
            <w:szCs w:val="24"/>
          </w:rPr>
          <w:t xml:space="preserve">for birds </w:t>
        </w:r>
      </w:ins>
      <w:del w:id="79" w:author="Baptiste Wijas" w:date="2024-07-16T15:50:00Z">
        <w:r w:rsidR="00B17C5A" w:rsidDel="004164ED">
          <w:rPr>
            <w:rFonts w:ascii="Times New Roman" w:hAnsi="Times New Roman" w:cs="Times New Roman"/>
            <w:sz w:val="24"/>
            <w:szCs w:val="24"/>
          </w:rPr>
          <w:delText xml:space="preserve"> not rare </w:delText>
        </w:r>
      </w:del>
      <w:r w:rsidR="00B17C5A">
        <w:rPr>
          <w:rFonts w:ascii="Times New Roman" w:hAnsi="Times New Roman" w:cs="Times New Roman"/>
          <w:sz w:val="24"/>
          <w:szCs w:val="24"/>
        </w:rPr>
        <w:t xml:space="preserve">in the tropics </w:t>
      </w:r>
      <w:del w:id="80" w:author="Baptiste Wijas" w:date="2024-07-16T15:50:00Z">
        <w:r w:rsidR="00B17C5A" w:rsidDel="004164ED">
          <w:rPr>
            <w:rFonts w:ascii="Times New Roman" w:hAnsi="Times New Roman" w:cs="Times New Roman"/>
            <w:sz w:val="24"/>
            <w:szCs w:val="24"/>
          </w:rPr>
          <w:delText xml:space="preserve">for a species </w:delText>
        </w:r>
      </w:del>
      <w:del w:id="81" w:author="Baptiste Wijas" w:date="2024-07-16T15:54:00Z">
        <w:r w:rsidR="00B17C5A" w:rsidDel="004164ED">
          <w:rPr>
            <w:rFonts w:ascii="Times New Roman" w:hAnsi="Times New Roman" w:cs="Times New Roman"/>
            <w:sz w:val="24"/>
            <w:szCs w:val="24"/>
          </w:rPr>
          <w:delText xml:space="preserve">to overcome </w:delText>
        </w:r>
      </w:del>
      <w:del w:id="82" w:author="Baptiste Wijas" w:date="2024-07-16T15:50:00Z">
        <w:r w:rsidR="00B17C5A" w:rsidDel="004164ED">
          <w:rPr>
            <w:rFonts w:ascii="Times New Roman" w:hAnsi="Times New Roman" w:cs="Times New Roman"/>
            <w:sz w:val="24"/>
            <w:szCs w:val="24"/>
          </w:rPr>
          <w:delText>its</w:delText>
        </w:r>
      </w:del>
      <w:del w:id="83" w:author="Baptiste Wijas" w:date="2024-07-16T15:54:00Z">
        <w:r w:rsidR="00B17C5A" w:rsidDel="004164ED">
          <w:rPr>
            <w:rFonts w:ascii="Times New Roman" w:hAnsi="Times New Roman" w:cs="Times New Roman"/>
            <w:sz w:val="24"/>
            <w:szCs w:val="24"/>
          </w:rPr>
          <w:delText xml:space="preserve"> dispersal area and geographical distribution </w:delText>
        </w:r>
      </w:del>
      <w:r w:rsidR="00B17C5A">
        <w:rPr>
          <w:rFonts w:ascii="Times New Roman" w:hAnsi="Times New Roman" w:cs="Times New Roman"/>
          <w:sz w:val="24"/>
          <w:szCs w:val="24"/>
        </w:rPr>
        <w:t>(da Silva 1995).</w:t>
      </w:r>
      <w:del w:id="84" w:author="Baptiste Wijas" w:date="2024-07-16T15:47:00Z">
        <w:r w:rsidR="00B17C5A" w:rsidDel="004164ED">
          <w:rPr>
            <w:rFonts w:ascii="Times New Roman" w:hAnsi="Times New Roman" w:cs="Times New Roman"/>
            <w:sz w:val="24"/>
            <w:szCs w:val="24"/>
          </w:rPr>
          <w:delText xml:space="preserve"> </w:delText>
        </w:r>
      </w:del>
      <w:r w:rsidR="00B17C5A">
        <w:rPr>
          <w:rFonts w:ascii="Times New Roman" w:hAnsi="Times New Roman" w:cs="Times New Roman"/>
          <w:sz w:val="24"/>
          <w:szCs w:val="24"/>
        </w:rPr>
        <w:t xml:space="preserve"> </w:t>
      </w:r>
      <w:ins w:id="85" w:author="Baptiste Wijas" w:date="2024-07-16T16:19:00Z">
        <w:r w:rsidR="0037307F">
          <w:rPr>
            <w:rFonts w:ascii="Times New Roman" w:hAnsi="Times New Roman" w:cs="Times New Roman"/>
            <w:sz w:val="24"/>
            <w:szCs w:val="24"/>
          </w:rPr>
          <w:t>On the other hand</w:t>
        </w:r>
      </w:ins>
      <w:ins w:id="86" w:author="Baptiste Wijas" w:date="2024-07-16T15:54:00Z">
        <w:r>
          <w:rPr>
            <w:rFonts w:ascii="Times New Roman" w:hAnsi="Times New Roman" w:cs="Times New Roman"/>
            <w:sz w:val="24"/>
            <w:szCs w:val="24"/>
          </w:rPr>
          <w:t xml:space="preserve">, </w:t>
        </w:r>
      </w:ins>
      <w:del w:id="87" w:author="Baptiste Wijas" w:date="2024-07-16T15:54:00Z">
        <w:r w:rsidR="00B17C5A" w:rsidDel="004164ED">
          <w:rPr>
            <w:rFonts w:ascii="Times New Roman" w:hAnsi="Times New Roman" w:cs="Times New Roman"/>
            <w:sz w:val="24"/>
            <w:szCs w:val="24"/>
          </w:rPr>
          <w:delText xml:space="preserve">Conversely, </w:delText>
        </w:r>
      </w:del>
      <w:r w:rsidR="00C62B16">
        <w:rPr>
          <w:rFonts w:ascii="Times New Roman" w:hAnsi="Times New Roman" w:cs="Times New Roman"/>
          <w:sz w:val="24"/>
          <w:szCs w:val="24"/>
        </w:rPr>
        <w:t>it</w:t>
      </w:r>
      <w:r w:rsidR="00CF04AE">
        <w:rPr>
          <w:rFonts w:ascii="Times New Roman" w:hAnsi="Times New Roman" w:cs="Times New Roman"/>
          <w:sz w:val="24"/>
          <w:szCs w:val="24"/>
        </w:rPr>
        <w:t xml:space="preserve"> could be a case of an isolated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573F11">
        <w:rPr>
          <w:rFonts w:ascii="Times New Roman" w:hAnsi="Times New Roman" w:cs="Times New Roman"/>
          <w:sz w:val="24"/>
          <w:szCs w:val="24"/>
        </w:rPr>
        <w:t>population</w:t>
      </w:r>
      <w:ins w:id="88" w:author="Baptiste Wijas" w:date="2024-07-16T15:54:00Z">
        <w:r>
          <w:rPr>
            <w:rFonts w:ascii="Times New Roman" w:hAnsi="Times New Roman" w:cs="Times New Roman"/>
            <w:sz w:val="24"/>
            <w:szCs w:val="24"/>
          </w:rPr>
          <w:t xml:space="preserve"> which has been residing in this area for decades if not centuries.</w:t>
        </w:r>
      </w:ins>
      <w:del w:id="89" w:author="Baptiste Wijas" w:date="2024-07-16T15:54:00Z">
        <w:r w:rsidR="00FC21B8" w:rsidDel="004164ED">
          <w:rPr>
            <w:rFonts w:ascii="Times New Roman" w:hAnsi="Times New Roman" w:cs="Times New Roman"/>
            <w:sz w:val="24"/>
            <w:szCs w:val="24"/>
          </w:rPr>
          <w:delText>,</w:delText>
        </w:r>
      </w:del>
      <w:r w:rsidR="00FC21B8">
        <w:rPr>
          <w:rFonts w:ascii="Times New Roman" w:hAnsi="Times New Roman" w:cs="Times New Roman"/>
          <w:sz w:val="24"/>
          <w:szCs w:val="24"/>
        </w:rPr>
        <w:t xml:space="preserve"> </w:t>
      </w:r>
      <w:del w:id="90" w:author="Baptiste Wijas" w:date="2024-07-16T15:54:00Z">
        <w:r w:rsidR="00FC21B8" w:rsidDel="004164ED">
          <w:rPr>
            <w:rFonts w:ascii="Times New Roman" w:hAnsi="Times New Roman" w:cs="Times New Roman"/>
            <w:sz w:val="24"/>
            <w:szCs w:val="24"/>
          </w:rPr>
          <w:delText xml:space="preserve">as the Atlantic Forest biome's original range used to cover part of the Center-West of Brazil (Vancine et al. 2024). </w:delText>
        </w:r>
      </w:del>
      <w:r w:rsidR="009468A6">
        <w:rPr>
          <w:rFonts w:ascii="Times New Roman" w:hAnsi="Times New Roman" w:cs="Times New Roman"/>
          <w:sz w:val="24"/>
          <w:szCs w:val="24"/>
        </w:rPr>
        <w:t xml:space="preserve">The Atlantic Forest has lost </w:t>
      </w:r>
      <w:r w:rsidR="00B1619D">
        <w:rPr>
          <w:rFonts w:ascii="Times New Roman" w:hAnsi="Times New Roman" w:cs="Times New Roman"/>
          <w:sz w:val="24"/>
          <w:szCs w:val="24"/>
        </w:rPr>
        <w:t>77</w:t>
      </w:r>
      <w:r w:rsidR="009468A6">
        <w:rPr>
          <w:rFonts w:ascii="Times New Roman" w:hAnsi="Times New Roman" w:cs="Times New Roman"/>
          <w:sz w:val="24"/>
          <w:szCs w:val="24"/>
        </w:rPr>
        <w:t>% of its original cover, and the remnants are mostly composed of isolated and small patches of forest</w:t>
      </w:r>
      <w:ins w:id="91" w:author="Baptiste Wijas" w:date="2024-07-16T16:27:00Z">
        <w:r w:rsidR="00006F80">
          <w:rPr>
            <w:rFonts w:ascii="Times New Roman" w:hAnsi="Times New Roman" w:cs="Times New Roman"/>
            <w:sz w:val="24"/>
            <w:szCs w:val="24"/>
          </w:rPr>
          <w:t>,</w:t>
        </w:r>
      </w:ins>
      <w:r w:rsidR="00B1619D">
        <w:rPr>
          <w:rFonts w:ascii="Times New Roman" w:hAnsi="Times New Roman" w:cs="Times New Roman"/>
          <w:sz w:val="24"/>
          <w:szCs w:val="24"/>
        </w:rPr>
        <w:t xml:space="preserve"> </w:t>
      </w:r>
      <w:ins w:id="92" w:author="Baptiste Wijas" w:date="2024-07-16T16:19:00Z">
        <w:r w:rsidR="0037307F">
          <w:rPr>
            <w:rFonts w:ascii="Times New Roman" w:hAnsi="Times New Roman" w:cs="Times New Roman"/>
            <w:sz w:val="24"/>
            <w:szCs w:val="24"/>
          </w:rPr>
          <w:t>such as t</w:t>
        </w:r>
      </w:ins>
      <w:ins w:id="93" w:author="Baptiste Wijas" w:date="2024-07-16T16:20:00Z">
        <w:r w:rsidR="0037307F">
          <w:rPr>
            <w:rFonts w:ascii="Times New Roman" w:hAnsi="Times New Roman" w:cs="Times New Roman"/>
            <w:sz w:val="24"/>
            <w:szCs w:val="24"/>
          </w:rPr>
          <w:t xml:space="preserve">he one in which we recorded </w:t>
        </w:r>
        <w:r w:rsidR="0037307F" w:rsidRPr="0037307F">
          <w:rPr>
            <w:rFonts w:ascii="Times New Roman" w:hAnsi="Times New Roman" w:cs="Times New Roman"/>
            <w:i/>
            <w:iCs/>
            <w:sz w:val="24"/>
            <w:szCs w:val="24"/>
            <w:rPrChange w:id="94" w:author="Baptiste Wijas" w:date="2024-07-16T16:20:00Z">
              <w:rPr>
                <w:rFonts w:ascii="Times New Roman" w:hAnsi="Times New Roman" w:cs="Times New Roman"/>
                <w:sz w:val="24"/>
                <w:szCs w:val="24"/>
              </w:rPr>
            </w:rPrChange>
          </w:rPr>
          <w:t>H. unicolor</w:t>
        </w:r>
      </w:ins>
      <w:ins w:id="95" w:author="Baptiste Wijas" w:date="2024-07-16T16:27:00Z">
        <w:r w:rsidR="00006F80">
          <w:rPr>
            <w:rFonts w:ascii="Times New Roman" w:hAnsi="Times New Roman" w:cs="Times New Roman"/>
            <w:i/>
            <w:iCs/>
            <w:sz w:val="24"/>
            <w:szCs w:val="24"/>
          </w:rPr>
          <w:t>,</w:t>
        </w:r>
      </w:ins>
      <w:ins w:id="96" w:author="Baptiste Wijas" w:date="2024-07-16T16:20:00Z">
        <w:r w:rsidR="0037307F">
          <w:rPr>
            <w:rFonts w:ascii="Times New Roman" w:hAnsi="Times New Roman" w:cs="Times New Roman"/>
            <w:sz w:val="24"/>
            <w:szCs w:val="24"/>
          </w:rPr>
          <w:t xml:space="preserve"> </w:t>
        </w:r>
      </w:ins>
      <w:r w:rsidR="00C17ABD">
        <w:rPr>
          <w:rFonts w:ascii="Times New Roman" w:hAnsi="Times New Roman" w:cs="Times New Roman"/>
          <w:sz w:val="24"/>
          <w:szCs w:val="24"/>
        </w:rPr>
        <w:t>spread all across its original biome range</w:t>
      </w:r>
      <w:ins w:id="97" w:author="Baptiste Wijas" w:date="2024-07-16T15:55:00Z">
        <w:r>
          <w:rPr>
            <w:rFonts w:ascii="Times New Roman" w:hAnsi="Times New Roman" w:cs="Times New Roman"/>
            <w:sz w:val="24"/>
            <w:szCs w:val="24"/>
          </w:rPr>
          <w:t xml:space="preserve"> </w:t>
        </w:r>
      </w:ins>
      <w:del w:id="98" w:author="Baptiste Wijas" w:date="2024-07-16T16:20:00Z">
        <w:r w:rsidR="00C17ABD" w:rsidDel="0037307F">
          <w:rPr>
            <w:rFonts w:ascii="Times New Roman" w:hAnsi="Times New Roman" w:cs="Times New Roman"/>
            <w:sz w:val="24"/>
            <w:szCs w:val="24"/>
          </w:rPr>
          <w:delText xml:space="preserve"> </w:delText>
        </w:r>
      </w:del>
      <w:r w:rsidR="00B1619D">
        <w:rPr>
          <w:rFonts w:ascii="Times New Roman" w:hAnsi="Times New Roman" w:cs="Times New Roman"/>
          <w:sz w:val="24"/>
          <w:szCs w:val="24"/>
        </w:rPr>
        <w:t>(Vancine et al. 2024)</w:t>
      </w:r>
      <w:r w:rsidR="009468A6">
        <w:rPr>
          <w:rFonts w:ascii="Times New Roman" w:hAnsi="Times New Roman" w:cs="Times New Roman"/>
          <w:sz w:val="24"/>
          <w:szCs w:val="24"/>
        </w:rPr>
        <w:t xml:space="preserve">. </w:t>
      </w:r>
      <w:ins w:id="99" w:author="Baptiste Wijas" w:date="2024-07-16T15:55:00Z">
        <w:r>
          <w:rPr>
            <w:rFonts w:ascii="Times New Roman" w:hAnsi="Times New Roman" w:cs="Times New Roman"/>
            <w:sz w:val="24"/>
            <w:szCs w:val="24"/>
          </w:rPr>
          <w:t xml:space="preserve">As there </w:t>
        </w:r>
      </w:ins>
      <w:ins w:id="100" w:author="Baptiste Wijas" w:date="2024-07-16T15:56:00Z">
        <w:r w:rsidR="00DC0224">
          <w:rPr>
            <w:rFonts w:ascii="Times New Roman" w:hAnsi="Times New Roman" w:cs="Times New Roman"/>
            <w:sz w:val="24"/>
            <w:szCs w:val="24"/>
          </w:rPr>
          <w:t>have</w:t>
        </w:r>
      </w:ins>
      <w:ins w:id="101" w:author="Baptiste Wijas" w:date="2024-07-16T15:55:00Z">
        <w:r>
          <w:rPr>
            <w:rFonts w:ascii="Times New Roman" w:hAnsi="Times New Roman" w:cs="Times New Roman"/>
            <w:sz w:val="24"/>
            <w:szCs w:val="24"/>
          </w:rPr>
          <w:t xml:space="preserve"> </w:t>
        </w:r>
      </w:ins>
      <w:ins w:id="102" w:author="Baptiste Wijas" w:date="2024-07-16T15:57:00Z">
        <w:r w:rsidR="00DC0224">
          <w:rPr>
            <w:rFonts w:ascii="Times New Roman" w:hAnsi="Times New Roman" w:cs="Times New Roman"/>
            <w:sz w:val="24"/>
            <w:szCs w:val="24"/>
          </w:rPr>
          <w:t xml:space="preserve">been </w:t>
        </w:r>
      </w:ins>
      <w:ins w:id="103" w:author="Baptiste Wijas" w:date="2024-07-16T15:55:00Z">
        <w:r>
          <w:rPr>
            <w:rFonts w:ascii="Times New Roman" w:hAnsi="Times New Roman" w:cs="Times New Roman"/>
            <w:sz w:val="24"/>
            <w:szCs w:val="24"/>
          </w:rPr>
          <w:t>few</w:t>
        </w:r>
      </w:ins>
      <w:ins w:id="104" w:author="Baptiste Wijas" w:date="2024-07-16T15:56:00Z">
        <w:r w:rsidR="00DC0224">
          <w:rPr>
            <w:rFonts w:ascii="Times New Roman" w:hAnsi="Times New Roman" w:cs="Times New Roman"/>
            <w:sz w:val="24"/>
            <w:szCs w:val="24"/>
          </w:rPr>
          <w:t xml:space="preserve"> bird checklists at this location (according to eBird, there have only been 34 checklists since </w:t>
        </w:r>
      </w:ins>
      <w:ins w:id="105" w:author="Baptiste Wijas" w:date="2024-07-16T15:57:00Z">
        <w:r w:rsidR="00DC0224">
          <w:rPr>
            <w:rFonts w:ascii="Times New Roman" w:hAnsi="Times New Roman" w:cs="Times New Roman"/>
            <w:sz w:val="24"/>
            <w:szCs w:val="24"/>
          </w:rPr>
          <w:t xml:space="preserve">2015), a sighting of </w:t>
        </w:r>
        <w:r w:rsidR="00DC0224" w:rsidRPr="00DC0224">
          <w:rPr>
            <w:rFonts w:ascii="Times New Roman" w:hAnsi="Times New Roman" w:cs="Times New Roman"/>
            <w:i/>
            <w:iCs/>
            <w:sz w:val="24"/>
            <w:szCs w:val="24"/>
            <w:rPrChange w:id="106" w:author="Baptiste Wijas" w:date="2024-07-16T15:57:00Z">
              <w:rPr>
                <w:rFonts w:ascii="Times New Roman" w:hAnsi="Times New Roman" w:cs="Times New Roman"/>
                <w:sz w:val="24"/>
                <w:szCs w:val="24"/>
              </w:rPr>
            </w:rPrChange>
          </w:rPr>
          <w:t>H. unicolor</w:t>
        </w:r>
        <w:r w:rsidR="00DC0224">
          <w:rPr>
            <w:rFonts w:ascii="Times New Roman" w:hAnsi="Times New Roman" w:cs="Times New Roman"/>
            <w:sz w:val="24"/>
            <w:szCs w:val="24"/>
          </w:rPr>
          <w:t xml:space="preserve"> could have been </w:t>
        </w:r>
      </w:ins>
      <w:ins w:id="107" w:author="Baptiste Wijas" w:date="2024-07-16T15:59:00Z">
        <w:r w:rsidR="00DC0224">
          <w:rPr>
            <w:rFonts w:ascii="Times New Roman" w:hAnsi="Times New Roman" w:cs="Times New Roman"/>
            <w:sz w:val="24"/>
            <w:szCs w:val="24"/>
          </w:rPr>
          <w:t xml:space="preserve">previously </w:t>
        </w:r>
      </w:ins>
      <w:ins w:id="108" w:author="Baptiste Wijas" w:date="2024-07-16T15:57:00Z">
        <w:r w:rsidR="00DC0224">
          <w:rPr>
            <w:rFonts w:ascii="Times New Roman" w:hAnsi="Times New Roman" w:cs="Times New Roman"/>
            <w:sz w:val="24"/>
            <w:szCs w:val="24"/>
          </w:rPr>
          <w:t>overlooked.</w:t>
        </w:r>
      </w:ins>
      <w:ins w:id="109" w:author="Baptiste Wijas" w:date="2024-07-16T15:55:00Z">
        <w:r>
          <w:rPr>
            <w:rFonts w:ascii="Times New Roman" w:hAnsi="Times New Roman" w:cs="Times New Roman"/>
            <w:sz w:val="24"/>
            <w:szCs w:val="24"/>
          </w:rPr>
          <w:t xml:space="preserve"> </w:t>
        </w:r>
      </w:ins>
      <w:del w:id="110" w:author="Baptiste Wijas" w:date="2024-07-16T16:02:00Z">
        <w:r w:rsidR="005C5E40" w:rsidDel="00DC0224">
          <w:rPr>
            <w:rFonts w:ascii="Times New Roman" w:hAnsi="Times New Roman" w:cs="Times New Roman"/>
            <w:sz w:val="24"/>
            <w:szCs w:val="24"/>
          </w:rPr>
          <w:delText xml:space="preserve"> </w:delText>
        </w:r>
      </w:del>
      <w:ins w:id="111" w:author="Baptiste Wijas" w:date="2024-07-16T15:58:00Z">
        <w:r w:rsidR="00DC0224">
          <w:rPr>
            <w:rFonts w:ascii="Times New Roman" w:hAnsi="Times New Roman" w:cs="Times New Roman"/>
            <w:sz w:val="24"/>
            <w:szCs w:val="24"/>
          </w:rPr>
          <w:t xml:space="preserve">Our new record </w:t>
        </w:r>
      </w:ins>
      <w:ins w:id="112" w:author="Baptiste Wijas" w:date="2024-07-16T16:00:00Z">
        <w:r w:rsidR="00DC0224">
          <w:rPr>
            <w:rFonts w:ascii="Times New Roman" w:hAnsi="Times New Roman" w:cs="Times New Roman"/>
            <w:sz w:val="24"/>
            <w:szCs w:val="24"/>
          </w:rPr>
          <w:t xml:space="preserve">highlights the need to study these remnant patches of gallery forest </w:t>
        </w:r>
      </w:ins>
      <w:ins w:id="113" w:author="Baptiste Wijas" w:date="2024-07-16T16:30:00Z">
        <w:r w:rsidR="001548A8">
          <w:rPr>
            <w:rFonts w:ascii="Times New Roman" w:hAnsi="Times New Roman" w:cs="Times New Roman"/>
            <w:sz w:val="24"/>
            <w:szCs w:val="24"/>
          </w:rPr>
          <w:t xml:space="preserve">more thoroughly </w:t>
        </w:r>
      </w:ins>
      <w:ins w:id="114" w:author="Baptiste Wijas" w:date="2024-07-16T16:00:00Z">
        <w:r w:rsidR="00DC0224">
          <w:rPr>
            <w:rFonts w:ascii="Times New Roman" w:hAnsi="Times New Roman" w:cs="Times New Roman"/>
            <w:sz w:val="24"/>
            <w:szCs w:val="24"/>
          </w:rPr>
          <w:t xml:space="preserve">as these could be </w:t>
        </w:r>
      </w:ins>
      <w:ins w:id="115" w:author="Baptiste Wijas" w:date="2024-07-16T16:01:00Z">
        <w:r w:rsidR="00DC0224">
          <w:rPr>
            <w:rFonts w:ascii="Times New Roman" w:hAnsi="Times New Roman" w:cs="Times New Roman"/>
            <w:sz w:val="24"/>
            <w:szCs w:val="24"/>
          </w:rPr>
          <w:t xml:space="preserve">harboring unexpected biodiversity. </w:t>
        </w:r>
      </w:ins>
      <w:ins w:id="116" w:author="Baptiste Wijas" w:date="2024-07-16T16:17:00Z">
        <w:r w:rsidR="0037307F">
          <w:rPr>
            <w:rFonts w:ascii="Times New Roman" w:hAnsi="Times New Roman" w:cs="Times New Roman"/>
            <w:sz w:val="24"/>
            <w:szCs w:val="24"/>
          </w:rPr>
          <w:t xml:space="preserve">Although the Cerrado is Brazil’s second largest biome and comprises of many different habitats, it has been </w:t>
        </w:r>
      </w:ins>
      <w:ins w:id="117" w:author="Baptiste Wijas" w:date="2024-07-16T16:18:00Z">
        <w:r w:rsidR="0037307F">
          <w:rPr>
            <w:rFonts w:ascii="Times New Roman" w:hAnsi="Times New Roman" w:cs="Times New Roman"/>
            <w:sz w:val="24"/>
            <w:szCs w:val="24"/>
          </w:rPr>
          <w:t xml:space="preserve">historically </w:t>
        </w:r>
      </w:ins>
      <w:ins w:id="118" w:author="Baptiste Wijas" w:date="2024-07-16T16:30:00Z">
        <w:r w:rsidR="00B3002E">
          <w:rPr>
            <w:rFonts w:ascii="Times New Roman" w:hAnsi="Times New Roman" w:cs="Times New Roman"/>
            <w:sz w:val="24"/>
            <w:szCs w:val="24"/>
          </w:rPr>
          <w:t>under sampled</w:t>
        </w:r>
      </w:ins>
      <w:ins w:id="119" w:author="Baptiste Wijas" w:date="2024-07-16T16:18:00Z">
        <w:r w:rsidR="0037307F">
          <w:rPr>
            <w:rFonts w:ascii="Times New Roman" w:hAnsi="Times New Roman" w:cs="Times New Roman"/>
            <w:sz w:val="24"/>
            <w:szCs w:val="24"/>
          </w:rPr>
          <w:t xml:space="preserve"> compared to other biomes such as the Amazon rainforest (ref). </w:t>
        </w:r>
      </w:ins>
      <w:del w:id="120" w:author="Baptiste Wijas" w:date="2024-07-16T15:58:00Z">
        <w:r w:rsidR="005C5E40" w:rsidDel="00DC0224">
          <w:rPr>
            <w:rFonts w:ascii="Times New Roman" w:hAnsi="Times New Roman" w:cs="Times New Roman"/>
            <w:sz w:val="24"/>
            <w:szCs w:val="24"/>
          </w:rPr>
          <w:delText>The new record</w:delText>
        </w:r>
        <w:r w:rsidR="00B17C5A" w:rsidDel="00DC0224">
          <w:rPr>
            <w:rFonts w:ascii="Times New Roman" w:hAnsi="Times New Roman" w:cs="Times New Roman"/>
            <w:sz w:val="24"/>
            <w:szCs w:val="24"/>
          </w:rPr>
          <w:delText xml:space="preserve"> region may </w:delText>
        </w:r>
      </w:del>
      <w:del w:id="121" w:author="Baptiste Wijas" w:date="2024-07-16T16:01:00Z">
        <w:r w:rsidR="00B17C5A" w:rsidDel="00DC0224">
          <w:rPr>
            <w:rFonts w:ascii="Times New Roman" w:hAnsi="Times New Roman" w:cs="Times New Roman"/>
            <w:sz w:val="24"/>
            <w:szCs w:val="24"/>
          </w:rPr>
          <w:delText>comprise an ecotone or corridors formed during the evolution of the Cerrado biome in transition with the Atlantic Forest</w:delText>
        </w:r>
        <w:r w:rsidR="005C5E40" w:rsidDel="00DC0224">
          <w:rPr>
            <w:rFonts w:ascii="Times New Roman" w:hAnsi="Times New Roman" w:cs="Times New Roman"/>
            <w:sz w:val="24"/>
            <w:szCs w:val="24"/>
          </w:rPr>
          <w:delText>, thus providing the</w:delText>
        </w:r>
        <w:r w:rsidR="00B17C5A" w:rsidDel="00DC0224">
          <w:rPr>
            <w:rFonts w:ascii="Times New Roman" w:hAnsi="Times New Roman" w:cs="Times New Roman"/>
            <w:sz w:val="24"/>
            <w:szCs w:val="24"/>
          </w:rPr>
          <w:delText xml:space="preserve"> </w:delText>
        </w:r>
        <w:r w:rsidR="00B17C5A" w:rsidRPr="00C17ABD" w:rsidDel="00DC0224">
          <w:rPr>
            <w:rFonts w:ascii="Times New Roman" w:hAnsi="Times New Roman" w:cs="Times New Roman"/>
            <w:i/>
            <w:iCs/>
            <w:sz w:val="24"/>
            <w:szCs w:val="24"/>
          </w:rPr>
          <w:delText xml:space="preserve">H. </w:delText>
        </w:r>
        <w:r w:rsidR="00B17C5A" w:rsidRPr="00B17C5A" w:rsidDel="00DC0224">
          <w:rPr>
            <w:rFonts w:ascii="Times New Roman" w:hAnsi="Times New Roman" w:cs="Times New Roman"/>
            <w:i/>
            <w:iCs/>
            <w:sz w:val="24"/>
            <w:szCs w:val="24"/>
          </w:rPr>
          <w:delText xml:space="preserve">unicolor </w:delText>
        </w:r>
        <w:r w:rsidR="00B17C5A" w:rsidRPr="00B17C5A" w:rsidDel="00DC0224">
          <w:rPr>
            <w:rFonts w:ascii="Times New Roman" w:hAnsi="Times New Roman" w:cs="Times New Roman"/>
            <w:sz w:val="24"/>
            <w:szCs w:val="24"/>
          </w:rPr>
          <w:delText>requirements to thrive, which</w:delText>
        </w:r>
        <w:r w:rsidR="00B17C5A" w:rsidDel="00DC0224">
          <w:rPr>
            <w:rFonts w:ascii="Times New Roman" w:hAnsi="Times New Roman" w:cs="Times New Roman"/>
            <w:sz w:val="24"/>
            <w:szCs w:val="24"/>
          </w:rPr>
          <w:delText xml:space="preserve"> could be further </w:delText>
        </w:r>
        <w:r w:rsidR="005C5E40" w:rsidDel="00DC0224">
          <w:rPr>
            <w:rFonts w:ascii="Times New Roman" w:hAnsi="Times New Roman" w:cs="Times New Roman"/>
            <w:sz w:val="24"/>
            <w:szCs w:val="24"/>
          </w:rPr>
          <w:delText>verified</w:delText>
        </w:r>
        <w:r w:rsidR="00B17C5A" w:rsidDel="00DC0224">
          <w:rPr>
            <w:rFonts w:ascii="Times New Roman" w:hAnsi="Times New Roman" w:cs="Times New Roman"/>
            <w:sz w:val="24"/>
            <w:szCs w:val="24"/>
          </w:rPr>
          <w:delText xml:space="preserve"> by analyzing the vegetation structure and species in the area (</w:delText>
        </w:r>
        <w:r w:rsidR="00B17C5A" w:rsidRPr="003C2E56" w:rsidDel="00DC0224">
          <w:rPr>
            <w:rFonts w:ascii="Times New Roman" w:hAnsi="Times New Roman" w:cs="Times New Roman"/>
            <w:sz w:val="24"/>
            <w:szCs w:val="24"/>
          </w:rPr>
          <w:delText xml:space="preserve">Vieira </w:delText>
        </w:r>
        <w:r w:rsidR="00B17C5A" w:rsidDel="00DC0224">
          <w:rPr>
            <w:rFonts w:ascii="Times New Roman" w:hAnsi="Times New Roman" w:cs="Times New Roman"/>
            <w:sz w:val="24"/>
            <w:szCs w:val="24"/>
          </w:rPr>
          <w:delText>et al. 2019).</w:delText>
        </w:r>
      </w:del>
    </w:p>
    <w:p w14:paraId="6A356558" w14:textId="09992FC7" w:rsidR="00D54F0E" w:rsidRDefault="00B1619D" w:rsidP="0081634A">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observation </w:t>
      </w:r>
      <w:r w:rsidR="000C2CB2">
        <w:rPr>
          <w:rFonts w:ascii="Times New Roman" w:hAnsi="Times New Roman" w:cs="Times New Roman"/>
          <w:sz w:val="24"/>
          <w:szCs w:val="24"/>
        </w:rPr>
        <w:t xml:space="preserve">widened the </w:t>
      </w:r>
      <w:ins w:id="122" w:author="Baptiste Wijas" w:date="2024-07-16T16:03:00Z">
        <w:r w:rsidR="00DC0224">
          <w:rPr>
            <w:rFonts w:ascii="Times New Roman" w:hAnsi="Times New Roman" w:cs="Times New Roman"/>
            <w:sz w:val="24"/>
            <w:szCs w:val="24"/>
          </w:rPr>
          <w:t xml:space="preserve">known </w:t>
        </w:r>
      </w:ins>
      <w:del w:id="123" w:author="Baptiste Wijas" w:date="2024-07-16T16:03:00Z">
        <w:r w:rsidR="000C2CB2" w:rsidDel="00DC0224">
          <w:rPr>
            <w:rFonts w:ascii="Times New Roman" w:hAnsi="Times New Roman" w:cs="Times New Roman"/>
            <w:sz w:val="24"/>
            <w:szCs w:val="24"/>
          </w:rPr>
          <w:delText xml:space="preserve">previously narrowed </w:delText>
        </w:r>
      </w:del>
      <w:r w:rsidR="000C2CB2">
        <w:rPr>
          <w:rFonts w:ascii="Times New Roman" w:hAnsi="Times New Roman" w:cs="Times New Roman"/>
          <w:sz w:val="24"/>
          <w:szCs w:val="24"/>
        </w:rPr>
        <w:t xml:space="preserve">distribution of </w:t>
      </w:r>
      <w:r w:rsidR="000C2CB2" w:rsidRPr="000C2CB2">
        <w:rPr>
          <w:rFonts w:ascii="Times New Roman" w:hAnsi="Times New Roman" w:cs="Times New Roman"/>
          <w:i/>
          <w:iCs/>
          <w:sz w:val="24"/>
          <w:szCs w:val="24"/>
        </w:rPr>
        <w:t>H. unicolor</w:t>
      </w:r>
      <w:r w:rsidR="000C2CB2">
        <w:rPr>
          <w:rFonts w:ascii="Times New Roman" w:hAnsi="Times New Roman" w:cs="Times New Roman"/>
          <w:sz w:val="24"/>
          <w:szCs w:val="24"/>
        </w:rPr>
        <w:t xml:space="preserve"> </w:t>
      </w:r>
      <w:r w:rsidR="00C62B16">
        <w:rPr>
          <w:rFonts w:ascii="Times New Roman" w:hAnsi="Times New Roman" w:cs="Times New Roman"/>
          <w:sz w:val="24"/>
          <w:szCs w:val="24"/>
        </w:rPr>
        <w:t xml:space="preserve">while </w:t>
      </w:r>
      <w:del w:id="124" w:author="Baptiste Wijas" w:date="2024-07-16T16:03:00Z">
        <w:r w:rsidR="00C62B16" w:rsidDel="00DC0224">
          <w:rPr>
            <w:rFonts w:ascii="Times New Roman" w:hAnsi="Times New Roman" w:cs="Times New Roman"/>
            <w:sz w:val="24"/>
            <w:szCs w:val="24"/>
          </w:rPr>
          <w:delText xml:space="preserve">adding new information on its ability to disperse outside its </w:delText>
        </w:r>
        <w:r w:rsidR="000C2CB2" w:rsidDel="00DC0224">
          <w:rPr>
            <w:rFonts w:ascii="Times New Roman" w:hAnsi="Times New Roman" w:cs="Times New Roman"/>
            <w:sz w:val="24"/>
            <w:szCs w:val="24"/>
          </w:rPr>
          <w:delText>original geographical region</w:delText>
        </w:r>
      </w:del>
      <w:ins w:id="125" w:author="Baptiste Wijas" w:date="2024-07-16T16:03:00Z">
        <w:r w:rsidR="00DC0224">
          <w:rPr>
            <w:rFonts w:ascii="Times New Roman" w:hAnsi="Times New Roman" w:cs="Times New Roman"/>
            <w:sz w:val="24"/>
            <w:szCs w:val="24"/>
          </w:rPr>
          <w:t>highlighting the values of remnant gallery forest patches within the Cerrado</w:t>
        </w:r>
      </w:ins>
      <w:r w:rsidR="000C2CB2">
        <w:rPr>
          <w:rFonts w:ascii="Times New Roman" w:hAnsi="Times New Roman" w:cs="Times New Roman"/>
          <w:sz w:val="24"/>
          <w:szCs w:val="24"/>
        </w:rPr>
        <w:t xml:space="preserve">. Given the remoteness of its record </w:t>
      </w:r>
      <w:r>
        <w:rPr>
          <w:rFonts w:ascii="Times New Roman" w:hAnsi="Times New Roman" w:cs="Times New Roman"/>
          <w:sz w:val="24"/>
          <w:szCs w:val="24"/>
        </w:rPr>
        <w:t>compared to other observations, we suggest further research in the area to gain a better understanding of its population size and stability as well as its potential to adapt and thrive in different environments</w:t>
      </w:r>
      <w:r w:rsidR="000C2CB2">
        <w:rPr>
          <w:rFonts w:ascii="Times New Roman" w:hAnsi="Times New Roman" w:cs="Times New Roman"/>
          <w:sz w:val="24"/>
          <w:szCs w:val="24"/>
        </w:rPr>
        <w:t>,</w:t>
      </w:r>
      <w:r>
        <w:rPr>
          <w:rFonts w:ascii="Times New Roman" w:hAnsi="Times New Roman" w:cs="Times New Roman"/>
          <w:sz w:val="24"/>
          <w:szCs w:val="24"/>
        </w:rPr>
        <w:t xml:space="preserve"> such as the</w:t>
      </w:r>
      <w:r w:rsidR="00D2580C">
        <w:rPr>
          <w:rFonts w:ascii="Times New Roman" w:hAnsi="Times New Roman" w:cs="Times New Roman"/>
          <w:sz w:val="24"/>
          <w:szCs w:val="24"/>
        </w:rPr>
        <w:t xml:space="preserve"> </w:t>
      </w:r>
      <w:r>
        <w:rPr>
          <w:rFonts w:ascii="Times New Roman" w:hAnsi="Times New Roman" w:cs="Times New Roman"/>
          <w:sz w:val="24"/>
          <w:szCs w:val="24"/>
        </w:rPr>
        <w:t>Cerrado.</w:t>
      </w:r>
    </w:p>
    <w:p w14:paraId="3E4BE32C" w14:textId="0F0F62E1" w:rsidR="0035331F" w:rsidRPr="0035331F" w:rsidRDefault="0035331F"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Acknowledgments</w:t>
      </w:r>
    </w:p>
    <w:p w14:paraId="2CC8CF11" w14:textId="086FA7D6" w:rsidR="0035331F" w:rsidRPr="0035331F" w:rsidRDefault="0035331F" w:rsidP="00B00183">
      <w:pPr>
        <w:jc w:val="both"/>
        <w:rPr>
          <w:rFonts w:ascii="Times New Roman" w:hAnsi="Times New Roman" w:cs="Times New Roman"/>
          <w:sz w:val="24"/>
          <w:szCs w:val="24"/>
        </w:rPr>
      </w:pPr>
      <w:r w:rsidRPr="0035331F">
        <w:rPr>
          <w:rFonts w:ascii="Times New Roman" w:hAnsi="Times New Roman" w:cs="Times New Roman"/>
          <w:sz w:val="24"/>
          <w:szCs w:val="24"/>
        </w:rPr>
        <w:t xml:space="preserve">We </w:t>
      </w:r>
      <w:r>
        <w:rPr>
          <w:rFonts w:ascii="Times New Roman" w:hAnsi="Times New Roman" w:cs="Times New Roman"/>
          <w:sz w:val="24"/>
          <w:szCs w:val="24"/>
        </w:rPr>
        <w:t>thank</w:t>
      </w:r>
      <w:r w:rsidRPr="0035331F">
        <w:rPr>
          <w:rFonts w:ascii="Times New Roman" w:hAnsi="Times New Roman" w:cs="Times New Roman"/>
          <w:sz w:val="24"/>
          <w:szCs w:val="24"/>
        </w:rPr>
        <w:t xml:space="preserve"> Ni</w:t>
      </w:r>
      <w:r>
        <w:rPr>
          <w:rFonts w:ascii="Times New Roman" w:hAnsi="Times New Roman" w:cs="Times New Roman"/>
          <w:sz w:val="24"/>
          <w:szCs w:val="24"/>
        </w:rPr>
        <w:t>na and Rafael</w:t>
      </w:r>
      <w:r w:rsidR="001F23B4">
        <w:rPr>
          <w:rFonts w:ascii="Times New Roman" w:hAnsi="Times New Roman" w:cs="Times New Roman"/>
          <w:sz w:val="24"/>
          <w:szCs w:val="24"/>
        </w:rPr>
        <w:t xml:space="preserve"> from Anturo’s Airbnb house </w:t>
      </w:r>
      <w:r>
        <w:rPr>
          <w:rFonts w:ascii="Times New Roman" w:hAnsi="Times New Roman" w:cs="Times New Roman"/>
          <w:sz w:val="24"/>
          <w:szCs w:val="24"/>
        </w:rPr>
        <w:t>for putting us in contact with the Fazenda das Loquinhas waterfall managers. We also appreciate Fazenda das Loquinhas's hospitality and trust in allowing us to enter the property to search for birds; without them, this record would not have been possible. We also demonstrate our gratitude to the birdwatching community</w:t>
      </w:r>
      <w:r w:rsidR="00CB594D">
        <w:rPr>
          <w:rFonts w:ascii="Times New Roman" w:hAnsi="Times New Roman" w:cs="Times New Roman"/>
          <w:sz w:val="24"/>
          <w:szCs w:val="24"/>
        </w:rPr>
        <w:t xml:space="preserve">, especially </w:t>
      </w:r>
      <w:r w:rsidR="00CB594D" w:rsidRPr="00CB594D">
        <w:rPr>
          <w:rFonts w:ascii="Times New Roman" w:hAnsi="Times New Roman" w:cs="Times New Roman"/>
          <w:sz w:val="24"/>
          <w:szCs w:val="24"/>
          <w:highlight w:val="red"/>
        </w:rPr>
        <w:t>XXX – João add the names of people who helped you here</w:t>
      </w:r>
      <w:r>
        <w:rPr>
          <w:rFonts w:ascii="Times New Roman" w:hAnsi="Times New Roman" w:cs="Times New Roman"/>
          <w:sz w:val="24"/>
          <w:szCs w:val="24"/>
        </w:rPr>
        <w:t xml:space="preserve">, </w:t>
      </w:r>
      <w:r w:rsidR="00CB594D">
        <w:rPr>
          <w:rFonts w:ascii="Times New Roman" w:hAnsi="Times New Roman" w:cs="Times New Roman"/>
          <w:sz w:val="24"/>
          <w:szCs w:val="24"/>
        </w:rPr>
        <w:t>for</w:t>
      </w:r>
      <w:r>
        <w:rPr>
          <w:rFonts w:ascii="Times New Roman" w:hAnsi="Times New Roman" w:cs="Times New Roman"/>
          <w:sz w:val="24"/>
          <w:szCs w:val="24"/>
        </w:rPr>
        <w:t xml:space="preserve"> </w:t>
      </w:r>
      <w:r w:rsidR="00CB594D">
        <w:rPr>
          <w:rFonts w:ascii="Times New Roman" w:hAnsi="Times New Roman" w:cs="Times New Roman"/>
          <w:sz w:val="24"/>
          <w:szCs w:val="24"/>
        </w:rPr>
        <w:t>helping</w:t>
      </w:r>
      <w:r>
        <w:rPr>
          <w:rFonts w:ascii="Times New Roman" w:hAnsi="Times New Roman" w:cs="Times New Roman"/>
          <w:sz w:val="24"/>
          <w:szCs w:val="24"/>
        </w:rPr>
        <w:t xml:space="preserve"> us </w:t>
      </w:r>
      <w:r w:rsidR="00CB594D">
        <w:rPr>
          <w:rFonts w:ascii="Times New Roman" w:hAnsi="Times New Roman" w:cs="Times New Roman"/>
          <w:sz w:val="24"/>
          <w:szCs w:val="24"/>
        </w:rPr>
        <w:t>identify this species.</w:t>
      </w:r>
    </w:p>
    <w:p w14:paraId="1CD7F248" w14:textId="5E020F1A" w:rsidR="00A406C5" w:rsidRP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 xml:space="preserve">Author contributions </w:t>
      </w:r>
      <w:r>
        <w:rPr>
          <w:rFonts w:ascii="Times New Roman" w:hAnsi="Times New Roman" w:cs="Times New Roman"/>
          <w:b/>
          <w:bCs/>
          <w:sz w:val="24"/>
          <w:szCs w:val="24"/>
        </w:rPr>
        <w:t>YS</w:t>
      </w:r>
      <w:r w:rsidRPr="00A406C5">
        <w:rPr>
          <w:rFonts w:ascii="Times New Roman" w:hAnsi="Times New Roman" w:cs="Times New Roman"/>
          <w:sz w:val="24"/>
          <w:szCs w:val="24"/>
        </w:rPr>
        <w:t>:</w:t>
      </w:r>
      <w:r w:rsidRPr="00A406C5">
        <w:rPr>
          <w:rFonts w:ascii="Times New Roman" w:hAnsi="Times New Roman" w:cs="Times New Roman"/>
          <w:b/>
          <w:bCs/>
          <w:sz w:val="24"/>
          <w:szCs w:val="24"/>
        </w:rPr>
        <w:t xml:space="preserve"> </w:t>
      </w:r>
      <w:r w:rsidRPr="00A406C5">
        <w:rPr>
          <w:rFonts w:ascii="Times New Roman" w:hAnsi="Times New Roman" w:cs="Times New Roman"/>
          <w:sz w:val="24"/>
          <w:szCs w:val="24"/>
        </w:rPr>
        <w:t xml:space="preserve">Conceptualization; Investigation; Data curation; Formal analysis; Writing; Writing–review &amp; editing. </w:t>
      </w:r>
      <w:r w:rsidRPr="00A406C5">
        <w:rPr>
          <w:rFonts w:ascii="Times New Roman" w:hAnsi="Times New Roman" w:cs="Times New Roman"/>
          <w:b/>
          <w:bCs/>
          <w:sz w:val="24"/>
          <w:szCs w:val="24"/>
        </w:rPr>
        <w:t>JS</w:t>
      </w:r>
      <w:r w:rsidRPr="00A406C5">
        <w:rPr>
          <w:rFonts w:ascii="Times New Roman" w:hAnsi="Times New Roman" w:cs="Times New Roman"/>
          <w:sz w:val="24"/>
          <w:szCs w:val="24"/>
        </w:rPr>
        <w:t xml:space="preserve">: Methodology; Resources; Writing–review &amp; editing; Supervision. </w:t>
      </w:r>
      <w:r w:rsidRPr="00A406C5">
        <w:rPr>
          <w:rFonts w:ascii="Times New Roman" w:hAnsi="Times New Roman" w:cs="Times New Roman"/>
          <w:b/>
          <w:bCs/>
          <w:sz w:val="24"/>
          <w:szCs w:val="24"/>
        </w:rPr>
        <w:t>BW</w:t>
      </w:r>
      <w:r w:rsidRPr="00A406C5">
        <w:rPr>
          <w:rFonts w:ascii="Times New Roman" w:hAnsi="Times New Roman" w:cs="Times New Roman"/>
          <w:sz w:val="24"/>
          <w:szCs w:val="24"/>
        </w:rPr>
        <w:t>: Methodology; Resources; Writing–review &amp; editing; Supervision.</w:t>
      </w:r>
    </w:p>
    <w:p w14:paraId="23766922" w14:textId="39F9AD9B" w:rsidR="00A406C5" w:rsidRP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Data availability</w:t>
      </w:r>
      <w:r>
        <w:rPr>
          <w:rFonts w:ascii="Times New Roman" w:hAnsi="Times New Roman" w:cs="Times New Roman"/>
          <w:b/>
          <w:bCs/>
          <w:sz w:val="24"/>
          <w:szCs w:val="24"/>
        </w:rPr>
        <w:t xml:space="preserve">: </w:t>
      </w:r>
      <w:hyperlink r:id="rId15" w:history="1">
        <w:r w:rsidRPr="00573F11">
          <w:rPr>
            <w:rStyle w:val="Hyperlink"/>
            <w:rFonts w:ascii="Times New Roman" w:hAnsi="Times New Roman" w:cs="Times New Roman"/>
            <w:sz w:val="24"/>
            <w:szCs w:val="24"/>
          </w:rPr>
          <w:t>https://github.com/souzayuri/ornithology_research_haplospiza_unicolor</w:t>
        </w:r>
      </w:hyperlink>
    </w:p>
    <w:p w14:paraId="6540B1DA" w14:textId="29523EAD" w:rsid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Conflict of interest</w:t>
      </w:r>
      <w:r>
        <w:rPr>
          <w:rFonts w:ascii="Times New Roman" w:hAnsi="Times New Roman" w:cs="Times New Roman"/>
          <w:b/>
          <w:bCs/>
          <w:sz w:val="24"/>
          <w:szCs w:val="24"/>
        </w:rPr>
        <w:t>:</w:t>
      </w:r>
      <w:r w:rsidRPr="00A406C5">
        <w:rPr>
          <w:rFonts w:ascii="Times New Roman" w:hAnsi="Times New Roman" w:cs="Times New Roman"/>
          <w:b/>
          <w:bCs/>
          <w:sz w:val="24"/>
          <w:szCs w:val="24"/>
        </w:rPr>
        <w:t xml:space="preserve"> </w:t>
      </w:r>
      <w:r w:rsidRPr="00A406C5">
        <w:rPr>
          <w:rFonts w:ascii="Times New Roman" w:hAnsi="Times New Roman" w:cs="Times New Roman"/>
          <w:sz w:val="24"/>
          <w:szCs w:val="24"/>
        </w:rPr>
        <w:t>Authors declare there are no conflicts of interest.</w:t>
      </w:r>
    </w:p>
    <w:p w14:paraId="659E7D07" w14:textId="4F540495" w:rsidR="008059C1" w:rsidRPr="0035331F" w:rsidRDefault="0086763C"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References</w:t>
      </w:r>
    </w:p>
    <w:p w14:paraId="40545243" w14:textId="389CE36D" w:rsidR="00B1619D" w:rsidRPr="00B1619D" w:rsidRDefault="00B1619D" w:rsidP="00B00183">
      <w:pPr>
        <w:jc w:val="both"/>
        <w:rPr>
          <w:rFonts w:ascii="Times New Roman" w:hAnsi="Times New Roman" w:cs="Times New Roman"/>
          <w:sz w:val="24"/>
          <w:szCs w:val="24"/>
        </w:rPr>
      </w:pPr>
      <w:r w:rsidRPr="00D54F0E">
        <w:rPr>
          <w:rFonts w:ascii="Times New Roman" w:hAnsi="Times New Roman" w:cs="Times New Roman"/>
          <w:sz w:val="24"/>
          <w:szCs w:val="24"/>
        </w:rPr>
        <w:t>BirdLife International</w:t>
      </w:r>
      <w:r w:rsidR="000D228B">
        <w:rPr>
          <w:rFonts w:ascii="Times New Roman" w:hAnsi="Times New Roman" w:cs="Times New Roman"/>
          <w:sz w:val="24"/>
          <w:szCs w:val="24"/>
        </w:rPr>
        <w:t xml:space="preserve"> (</w:t>
      </w:r>
      <w:r w:rsidRPr="00D54F0E">
        <w:rPr>
          <w:rFonts w:ascii="Times New Roman" w:hAnsi="Times New Roman" w:cs="Times New Roman"/>
          <w:sz w:val="24"/>
          <w:szCs w:val="24"/>
        </w:rPr>
        <w:t>2016</w:t>
      </w:r>
      <w:r w:rsidR="000D228B">
        <w:rPr>
          <w:rFonts w:ascii="Times New Roman" w:hAnsi="Times New Roman" w:cs="Times New Roman"/>
          <w:sz w:val="24"/>
          <w:szCs w:val="24"/>
        </w:rPr>
        <w:t>)</w:t>
      </w:r>
      <w:r w:rsidRPr="00D54F0E">
        <w:rPr>
          <w:rFonts w:ascii="Times New Roman" w:hAnsi="Times New Roman" w:cs="Times New Roman"/>
          <w:sz w:val="24"/>
          <w:szCs w:val="24"/>
        </w:rPr>
        <w:t xml:space="preserve">. Haplospiza unicolor. The IUCN Red List of Threatened Species </w:t>
      </w:r>
      <w:proofErr w:type="gramStart"/>
      <w:r w:rsidRPr="00D54F0E">
        <w:rPr>
          <w:rFonts w:ascii="Times New Roman" w:hAnsi="Times New Roman" w:cs="Times New Roman"/>
          <w:sz w:val="24"/>
          <w:szCs w:val="24"/>
        </w:rPr>
        <w:t>2016:e</w:t>
      </w:r>
      <w:proofErr w:type="gramEnd"/>
      <w:r w:rsidRPr="00D54F0E">
        <w:rPr>
          <w:rFonts w:ascii="Times New Roman" w:hAnsi="Times New Roman" w:cs="Times New Roman"/>
          <w:sz w:val="24"/>
          <w:szCs w:val="24"/>
        </w:rPr>
        <w:t>.T22723125A94804891.https://dx.doi.org/10.2305/IUCN.UK.2016</w:t>
      </w:r>
      <w:r w:rsidR="00151B24">
        <w:rPr>
          <w:rFonts w:ascii="Times New Roman" w:hAnsi="Times New Roman" w:cs="Times New Roman"/>
          <w:sz w:val="24"/>
          <w:szCs w:val="24"/>
        </w:rPr>
        <w:t>-</w:t>
      </w:r>
      <w:r w:rsidRPr="00D54F0E">
        <w:rPr>
          <w:rFonts w:ascii="Times New Roman" w:hAnsi="Times New Roman" w:cs="Times New Roman"/>
          <w:sz w:val="24"/>
          <w:szCs w:val="24"/>
        </w:rPr>
        <w:t xml:space="preserve">3.RLTS.T22723125A94804891.en. Accessed </w:t>
      </w:r>
      <w:r w:rsidR="000D228B">
        <w:rPr>
          <w:rFonts w:ascii="Times New Roman" w:hAnsi="Times New Roman" w:cs="Times New Roman"/>
          <w:sz w:val="24"/>
          <w:szCs w:val="24"/>
        </w:rPr>
        <w:t>1</w:t>
      </w:r>
      <w:r w:rsidRPr="00D54F0E">
        <w:rPr>
          <w:rFonts w:ascii="Times New Roman" w:hAnsi="Times New Roman" w:cs="Times New Roman"/>
          <w:sz w:val="24"/>
          <w:szCs w:val="24"/>
        </w:rPr>
        <w:t>5 July 2024.</w:t>
      </w:r>
    </w:p>
    <w:p w14:paraId="2626F03C" w14:textId="0CC178E5" w:rsidR="00FC21B8" w:rsidRDefault="00FC21B8" w:rsidP="00B00183">
      <w:pPr>
        <w:jc w:val="both"/>
        <w:rPr>
          <w:rFonts w:ascii="Times New Roman" w:hAnsi="Times New Roman" w:cs="Times New Roman"/>
          <w:sz w:val="24"/>
          <w:szCs w:val="24"/>
        </w:rPr>
      </w:pPr>
      <w:r w:rsidRPr="00FC21B8">
        <w:rPr>
          <w:rFonts w:ascii="Times New Roman" w:hAnsi="Times New Roman" w:cs="Times New Roman"/>
          <w:sz w:val="24"/>
          <w:szCs w:val="24"/>
          <w:lang w:val="pt-BR"/>
        </w:rPr>
        <w:t xml:space="preserve">da Cunha FCR, Pinto LCL, de Carvalho Braga CA, Souza H, Specht GVA, Leite L (2012). </w:t>
      </w:r>
      <w:r w:rsidRPr="00FC21B8">
        <w:rPr>
          <w:rFonts w:ascii="Times New Roman" w:hAnsi="Times New Roman" w:cs="Times New Roman"/>
          <w:sz w:val="24"/>
          <w:szCs w:val="24"/>
        </w:rPr>
        <w:t>Widening the distribution range of the Uniform Finch Haplospiza unicolor Cabanis, 1851, in the Brazilian Atlantic Forest. Ornithologia, 5</w:t>
      </w:r>
      <w:r w:rsidR="00E16C90">
        <w:rPr>
          <w:rFonts w:ascii="Times New Roman" w:hAnsi="Times New Roman" w:cs="Times New Roman"/>
          <w:sz w:val="24"/>
          <w:szCs w:val="24"/>
        </w:rPr>
        <w:t>:</w:t>
      </w:r>
      <w:r w:rsidRPr="00FC21B8">
        <w:rPr>
          <w:rFonts w:ascii="Times New Roman" w:hAnsi="Times New Roman" w:cs="Times New Roman"/>
          <w:sz w:val="24"/>
          <w:szCs w:val="24"/>
        </w:rPr>
        <w:t xml:space="preserve"> 34-35.</w:t>
      </w:r>
    </w:p>
    <w:p w14:paraId="361424BE" w14:textId="3D4858AB" w:rsidR="00B17C5A" w:rsidRDefault="00B17C5A" w:rsidP="00B00183">
      <w:pPr>
        <w:jc w:val="both"/>
        <w:rPr>
          <w:rFonts w:ascii="Times New Roman" w:hAnsi="Times New Roman" w:cs="Times New Roman"/>
          <w:sz w:val="24"/>
          <w:szCs w:val="24"/>
        </w:rPr>
      </w:pPr>
      <w:r w:rsidRPr="00A406C5">
        <w:rPr>
          <w:rFonts w:ascii="Times New Roman" w:hAnsi="Times New Roman" w:cs="Times New Roman"/>
          <w:sz w:val="24"/>
          <w:szCs w:val="24"/>
        </w:rPr>
        <w:t xml:space="preserve">da Silva JMC (1995). </w:t>
      </w:r>
      <w:r w:rsidRPr="00B17C5A">
        <w:rPr>
          <w:rFonts w:ascii="Times New Roman" w:hAnsi="Times New Roman" w:cs="Times New Roman"/>
          <w:sz w:val="24"/>
          <w:szCs w:val="24"/>
        </w:rPr>
        <w:t>Biogeographic analysis of the South American Cerrado avifauna. Steenstrupia, 21</w:t>
      </w:r>
      <w:r w:rsidR="00E16C90">
        <w:rPr>
          <w:rFonts w:ascii="Times New Roman" w:hAnsi="Times New Roman" w:cs="Times New Roman"/>
          <w:sz w:val="24"/>
          <w:szCs w:val="24"/>
        </w:rPr>
        <w:t>:</w:t>
      </w:r>
      <w:r w:rsidRPr="00B17C5A">
        <w:rPr>
          <w:rFonts w:ascii="Times New Roman" w:hAnsi="Times New Roman" w:cs="Times New Roman"/>
          <w:sz w:val="24"/>
          <w:szCs w:val="24"/>
        </w:rPr>
        <w:t>49-67.</w:t>
      </w:r>
    </w:p>
    <w:p w14:paraId="23377C9C" w14:textId="08E26033" w:rsidR="001E6CF6"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Fisher A</w:t>
      </w:r>
      <w:r w:rsidR="000D228B">
        <w:rPr>
          <w:rFonts w:ascii="Times New Roman" w:hAnsi="Times New Roman" w:cs="Times New Roman"/>
          <w:sz w:val="24"/>
          <w:szCs w:val="24"/>
        </w:rPr>
        <w:t>E</w:t>
      </w:r>
      <w:r w:rsidRPr="001E6CF6">
        <w:rPr>
          <w:rFonts w:ascii="Times New Roman" w:hAnsi="Times New Roman" w:cs="Times New Roman"/>
          <w:sz w:val="24"/>
          <w:szCs w:val="24"/>
        </w:rPr>
        <w:t>, Clark LG, Kelchner</w:t>
      </w:r>
      <w:r w:rsidR="000D228B">
        <w:rPr>
          <w:rFonts w:ascii="Times New Roman" w:hAnsi="Times New Roman" w:cs="Times New Roman"/>
          <w:sz w:val="24"/>
          <w:szCs w:val="24"/>
        </w:rPr>
        <w:t xml:space="preserve"> </w:t>
      </w:r>
      <w:r w:rsidRPr="001E6CF6">
        <w:rPr>
          <w:rFonts w:ascii="Times New Roman" w:hAnsi="Times New Roman" w:cs="Times New Roman"/>
          <w:sz w:val="24"/>
          <w:szCs w:val="24"/>
        </w:rPr>
        <w:t>SA (2014). Molecular phylogeny estimation of the bamboo genus Chusquea (Poaceae: Bambusoideae: Bambuseae) and description of two new subgenera. Systematic Botany, 39</w:t>
      </w:r>
      <w:r w:rsidR="00E16C90">
        <w:rPr>
          <w:rFonts w:ascii="Times New Roman" w:hAnsi="Times New Roman" w:cs="Times New Roman"/>
          <w:sz w:val="24"/>
          <w:szCs w:val="24"/>
        </w:rPr>
        <w:t>:</w:t>
      </w:r>
      <w:r w:rsidRPr="001E6CF6">
        <w:rPr>
          <w:rFonts w:ascii="Times New Roman" w:hAnsi="Times New Roman" w:cs="Times New Roman"/>
          <w:sz w:val="24"/>
          <w:szCs w:val="24"/>
        </w:rPr>
        <w:t>829-844.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https://doi.org/10.1600/036364414X681554</w:t>
      </w:r>
    </w:p>
    <w:p w14:paraId="0D09840C" w14:textId="3B39C4A7" w:rsidR="000C2CB2" w:rsidRPr="00151B24" w:rsidRDefault="000C2CB2" w:rsidP="00B00183">
      <w:pPr>
        <w:jc w:val="both"/>
        <w:rPr>
          <w:rFonts w:ascii="Times New Roman" w:hAnsi="Times New Roman" w:cs="Times New Roman"/>
          <w:sz w:val="24"/>
          <w:szCs w:val="24"/>
        </w:rPr>
      </w:pPr>
      <w:r w:rsidRPr="000C2CB2">
        <w:rPr>
          <w:rFonts w:ascii="Times New Roman" w:hAnsi="Times New Roman" w:cs="Times New Roman"/>
          <w:sz w:val="24"/>
          <w:szCs w:val="24"/>
        </w:rPr>
        <w:t xml:space="preserve">Sánchez C (2005). First description of the nest and eggs of the Slaty Finch (Haplospiza rustica) and observations on song and breeding behavior. </w:t>
      </w:r>
      <w:r w:rsidRPr="00151B24">
        <w:rPr>
          <w:rFonts w:ascii="Times New Roman" w:hAnsi="Times New Roman" w:cs="Times New Roman"/>
          <w:sz w:val="24"/>
          <w:szCs w:val="24"/>
        </w:rPr>
        <w:t>Ornitología Neotropical, 16</w:t>
      </w:r>
      <w:r w:rsidR="00E16C90" w:rsidRPr="00151B24">
        <w:rPr>
          <w:rFonts w:ascii="Times New Roman" w:hAnsi="Times New Roman" w:cs="Times New Roman"/>
          <w:sz w:val="24"/>
          <w:szCs w:val="24"/>
        </w:rPr>
        <w:t>:</w:t>
      </w:r>
      <w:r w:rsidRPr="00151B24">
        <w:rPr>
          <w:rFonts w:ascii="Times New Roman" w:hAnsi="Times New Roman" w:cs="Times New Roman"/>
          <w:sz w:val="24"/>
          <w:szCs w:val="24"/>
        </w:rPr>
        <w:t>4</w:t>
      </w:r>
      <w:r w:rsidR="00151B24" w:rsidRPr="00151B24">
        <w:rPr>
          <w:rFonts w:ascii="Times New Roman" w:hAnsi="Times New Roman" w:cs="Times New Roman"/>
          <w:sz w:val="24"/>
          <w:szCs w:val="24"/>
        </w:rPr>
        <w:t>.</w:t>
      </w:r>
    </w:p>
    <w:p w14:paraId="0A20CF6E" w14:textId="01D86F51" w:rsidR="00B1619D" w:rsidRPr="00151B24" w:rsidRDefault="00B1619D" w:rsidP="00B00183">
      <w:pPr>
        <w:jc w:val="both"/>
        <w:rPr>
          <w:rFonts w:ascii="Times New Roman" w:hAnsi="Times New Roman" w:cs="Times New Roman"/>
          <w:sz w:val="24"/>
          <w:szCs w:val="24"/>
          <w:lang w:val="pt-BR"/>
        </w:rPr>
      </w:pPr>
      <w:r w:rsidRPr="000D228B">
        <w:rPr>
          <w:rFonts w:ascii="Times New Roman" w:hAnsi="Times New Roman" w:cs="Times New Roman"/>
          <w:sz w:val="24"/>
          <w:szCs w:val="24"/>
        </w:rPr>
        <w:t>Vancine MH, Muylaert</w:t>
      </w:r>
      <w:r w:rsidR="000D228B" w:rsidRPr="000D228B">
        <w:rPr>
          <w:rFonts w:ascii="Times New Roman" w:hAnsi="Times New Roman" w:cs="Times New Roman"/>
          <w:sz w:val="24"/>
          <w:szCs w:val="24"/>
        </w:rPr>
        <w:t xml:space="preserve"> </w:t>
      </w:r>
      <w:r w:rsidRPr="000D228B">
        <w:rPr>
          <w:rFonts w:ascii="Times New Roman" w:hAnsi="Times New Roman" w:cs="Times New Roman"/>
          <w:sz w:val="24"/>
          <w:szCs w:val="24"/>
        </w:rPr>
        <w:t>RL, Niebuhr BB</w:t>
      </w:r>
      <w:r w:rsidR="000D228B" w:rsidRPr="000D228B">
        <w:rPr>
          <w:rFonts w:ascii="Times New Roman" w:hAnsi="Times New Roman" w:cs="Times New Roman"/>
          <w:sz w:val="24"/>
          <w:szCs w:val="24"/>
        </w:rPr>
        <w:t xml:space="preserve"> et al </w:t>
      </w:r>
      <w:r w:rsidRPr="00B1619D">
        <w:rPr>
          <w:rFonts w:ascii="Times New Roman" w:hAnsi="Times New Roman" w:cs="Times New Roman"/>
          <w:sz w:val="24"/>
          <w:szCs w:val="24"/>
        </w:rPr>
        <w:t xml:space="preserve">(2024). The Atlantic Forest of South America: Spatiotemporal dynamics of the vegetation and implications for conservation. </w:t>
      </w:r>
      <w:r w:rsidRPr="00151B24">
        <w:rPr>
          <w:rFonts w:ascii="Times New Roman" w:hAnsi="Times New Roman" w:cs="Times New Roman"/>
          <w:sz w:val="24"/>
          <w:szCs w:val="24"/>
          <w:lang w:val="pt-BR"/>
        </w:rPr>
        <w:t>Biological Conservation, 291</w:t>
      </w:r>
      <w:r w:rsidR="00E16C90" w:rsidRPr="00151B24">
        <w:rPr>
          <w:rFonts w:ascii="Times New Roman" w:hAnsi="Times New Roman" w:cs="Times New Roman"/>
          <w:sz w:val="24"/>
          <w:szCs w:val="24"/>
          <w:lang w:val="pt-BR"/>
        </w:rPr>
        <w:t>:</w:t>
      </w:r>
      <w:r w:rsidRPr="00151B24">
        <w:rPr>
          <w:rFonts w:ascii="Times New Roman" w:hAnsi="Times New Roman" w:cs="Times New Roman"/>
          <w:sz w:val="24"/>
          <w:szCs w:val="24"/>
          <w:lang w:val="pt-BR"/>
        </w:rPr>
        <w:t>110499.</w:t>
      </w:r>
      <w:r w:rsidR="00151B24" w:rsidRPr="00151B24">
        <w:rPr>
          <w:rFonts w:ascii="Times New Roman" w:hAnsi="Times New Roman" w:cs="Times New Roman"/>
          <w:sz w:val="24"/>
          <w:szCs w:val="24"/>
          <w:lang w:val="pt-BR"/>
        </w:rPr>
        <w:t xml:space="preserve"> https://doi.org/10.1016/j.biocon.2024.110499</w:t>
      </w:r>
    </w:p>
    <w:p w14:paraId="7B2D13B5" w14:textId="261344CD" w:rsidR="003C2E56" w:rsidRDefault="003C2E56" w:rsidP="00B00183">
      <w:pPr>
        <w:jc w:val="both"/>
        <w:rPr>
          <w:rFonts w:ascii="Times New Roman" w:hAnsi="Times New Roman" w:cs="Times New Roman"/>
          <w:sz w:val="24"/>
          <w:szCs w:val="24"/>
        </w:rPr>
      </w:pPr>
      <w:r w:rsidRPr="003C2E56">
        <w:rPr>
          <w:rFonts w:ascii="Times New Roman" w:hAnsi="Times New Roman" w:cs="Times New Roman"/>
          <w:sz w:val="24"/>
          <w:szCs w:val="24"/>
          <w:lang w:val="pt-BR"/>
        </w:rPr>
        <w:t>Vieira LT,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AA, Coutinho JM, de Sousa SR, de Farias</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RR,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 xml:space="preserve">NM, Martins FR (2019). </w:t>
      </w:r>
      <w:r w:rsidRPr="003C2E56">
        <w:rPr>
          <w:rFonts w:ascii="Times New Roman" w:hAnsi="Times New Roman" w:cs="Times New Roman"/>
          <w:sz w:val="24"/>
          <w:szCs w:val="24"/>
        </w:rPr>
        <w:t>A biogeographic and evolutionary analysis of the flora of the North-eastern cerrado, Brazil. Plant Ecology &amp; Diversity, 12</w:t>
      </w:r>
      <w:r w:rsidR="00E16C90">
        <w:rPr>
          <w:rFonts w:ascii="Times New Roman" w:hAnsi="Times New Roman" w:cs="Times New Roman"/>
          <w:sz w:val="24"/>
          <w:szCs w:val="24"/>
        </w:rPr>
        <w:t>:</w:t>
      </w:r>
      <w:r w:rsidRPr="003C2E56">
        <w:rPr>
          <w:rFonts w:ascii="Times New Roman" w:hAnsi="Times New Roman" w:cs="Times New Roman"/>
          <w:sz w:val="24"/>
          <w:szCs w:val="24"/>
        </w:rPr>
        <w:t>475-488.</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https://doi.org/10.1080/17550874.2019.1649311</w:t>
      </w:r>
    </w:p>
    <w:p w14:paraId="0824A1C1" w14:textId="2029425E" w:rsidR="001E6CF6" w:rsidRPr="00FC21B8"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lastRenderedPageBreak/>
        <w:t>Young KR (1991). Natural history of an understory bamboo (Chusquea sp.) in a tropical timberline forest. Biotropica, 542-554.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https://doi.org/10.2307/2388392</w:t>
      </w:r>
    </w:p>
    <w:sectPr w:rsidR="001E6CF6" w:rsidRPr="00FC21B8">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aptiste Wijas" w:date="2024-07-16T15:17:00Z" w:initials="BW">
    <w:p w14:paraId="08A7A5EC" w14:textId="77777777" w:rsidR="00987DC9" w:rsidRDefault="00987DC9" w:rsidP="00987DC9">
      <w:r>
        <w:rPr>
          <w:rStyle w:val="CommentReference"/>
        </w:rPr>
        <w:annotationRef/>
      </w:r>
      <w:r>
        <w:rPr>
          <w:sz w:val="20"/>
          <w:szCs w:val="20"/>
        </w:rPr>
        <w:t>Just put UM for me</w:t>
      </w:r>
    </w:p>
  </w:comment>
  <w:comment w:id="7" w:author="Baptiste Wijas" w:date="2024-07-16T16:25:00Z" w:initials="BW">
    <w:p w14:paraId="1EEB70CF" w14:textId="77777777" w:rsidR="00006F80" w:rsidRDefault="0037307F" w:rsidP="00006F80">
      <w:r>
        <w:rPr>
          <w:rStyle w:val="CommentReference"/>
        </w:rPr>
        <w:annotationRef/>
      </w:r>
      <w:r w:rsidR="00006F80">
        <w:rPr>
          <w:sz w:val="20"/>
          <w:szCs w:val="20"/>
        </w:rPr>
        <w:t xml:space="preserve">I don’t think we can say this, we don’t know if the population was there beforehand or not. I changed a bit, see what you think. </w:t>
      </w:r>
    </w:p>
  </w:comment>
  <w:comment w:id="22" w:author="Baptiste Wijas" w:date="2024-07-16T15:21:00Z" w:initials="BW">
    <w:p w14:paraId="204A57E8" w14:textId="54FE1AA4" w:rsidR="00987DC9" w:rsidRDefault="00987DC9" w:rsidP="00987DC9">
      <w:r>
        <w:rPr>
          <w:rStyle w:val="CommentReference"/>
        </w:rPr>
        <w:annotationRef/>
      </w:r>
      <w:r>
        <w:rPr>
          <w:sz w:val="20"/>
          <w:szCs w:val="20"/>
        </w:rPr>
        <w:t>Private reserve? Private waterfall sounds a bit strange</w:t>
      </w:r>
    </w:p>
  </w:comment>
  <w:comment w:id="26" w:author="Baptiste Wijas" w:date="2024-07-16T15:21:00Z" w:initials="BW">
    <w:p w14:paraId="5805882A" w14:textId="3F0AA387" w:rsidR="00987DC9" w:rsidRDefault="00987DC9" w:rsidP="00987DC9">
      <w:r>
        <w:rPr>
          <w:rStyle w:val="CommentReference"/>
        </w:rPr>
        <w:annotationRef/>
      </w:r>
      <w:r>
        <w:rPr>
          <w:sz w:val="20"/>
          <w:szCs w:val="20"/>
        </w:rPr>
        <w:t>Refer to the map figure here as well</w:t>
      </w:r>
    </w:p>
  </w:comment>
  <w:comment w:id="27" w:author="Baptiste Wijas" w:date="2024-07-16T15:22:00Z" w:initials="BW">
    <w:p w14:paraId="4C6286F8" w14:textId="77777777" w:rsidR="00987DC9" w:rsidRDefault="00987DC9" w:rsidP="00987DC9">
      <w:r>
        <w:rPr>
          <w:rStyle w:val="CommentReference"/>
        </w:rPr>
        <w:annotationRef/>
      </w:r>
      <w:r>
        <w:rPr>
          <w:sz w:val="20"/>
          <w:szCs w:val="20"/>
        </w:rPr>
        <w:t>Maybe have it in hectares rather than a loop, how big is the property?</w:t>
      </w:r>
    </w:p>
  </w:comment>
  <w:comment w:id="28" w:author="Baptiste Wijas" w:date="2024-07-16T15:22:00Z" w:initials="BW">
    <w:p w14:paraId="6FA17206" w14:textId="77777777" w:rsidR="00987DC9" w:rsidRDefault="00987DC9" w:rsidP="00987DC9">
      <w:r>
        <w:rPr>
          <w:rStyle w:val="CommentReference"/>
        </w:rPr>
        <w:annotationRef/>
      </w:r>
      <w:r>
        <w:rPr>
          <w:sz w:val="20"/>
          <w:szCs w:val="20"/>
        </w:rPr>
        <w:t>What’s a gallery forest?</w:t>
      </w:r>
    </w:p>
  </w:comment>
  <w:comment w:id="29" w:author="Baptiste Wijas" w:date="2024-07-16T16:23:00Z" w:initials="BW">
    <w:p w14:paraId="3EB6C047" w14:textId="77777777" w:rsidR="0037307F" w:rsidRDefault="0037307F" w:rsidP="0037307F">
      <w:r>
        <w:rPr>
          <w:rStyle w:val="CommentReference"/>
        </w:rPr>
        <w:annotationRef/>
      </w:r>
      <w:r>
        <w:rPr>
          <w:sz w:val="20"/>
          <w:szCs w:val="20"/>
        </w:rPr>
        <w:t>What does this mean as well?</w:t>
      </w:r>
    </w:p>
  </w:comment>
  <w:comment w:id="36" w:author="Baptiste Wijas" w:date="2024-07-16T15:29:00Z" w:initials="BW">
    <w:p w14:paraId="35C39EEB" w14:textId="2934915D" w:rsidR="00AA50E1" w:rsidRDefault="00AA50E1" w:rsidP="00AA50E1">
      <w:r>
        <w:rPr>
          <w:rStyle w:val="CommentReference"/>
        </w:rPr>
        <w:annotationRef/>
      </w:r>
      <w:r>
        <w:rPr>
          <w:sz w:val="20"/>
          <w:szCs w:val="20"/>
        </w:rPr>
        <w:t>I would just remove this, and remove points from the map which are from museum records.</w:t>
      </w:r>
    </w:p>
  </w:comment>
  <w:comment w:id="37" w:author="Baptiste Wijas" w:date="2024-07-16T15:38:00Z" w:initials="BW">
    <w:p w14:paraId="16DC4E64" w14:textId="77777777" w:rsidR="00B02B44" w:rsidRDefault="00B02B44" w:rsidP="00B02B44">
      <w:r>
        <w:rPr>
          <w:rStyle w:val="CommentReference"/>
        </w:rPr>
        <w:annotationRef/>
      </w:r>
      <w:r>
        <w:rPr>
          <w:sz w:val="20"/>
          <w:szCs w:val="20"/>
        </w:rP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A7A5EC" w15:done="0"/>
  <w15:commentEx w15:paraId="1EEB70CF" w15:done="0"/>
  <w15:commentEx w15:paraId="204A57E8" w15:done="0"/>
  <w15:commentEx w15:paraId="5805882A" w15:done="0"/>
  <w15:commentEx w15:paraId="4C6286F8" w15:done="0"/>
  <w15:commentEx w15:paraId="6FA17206" w15:done="0"/>
  <w15:commentEx w15:paraId="3EB6C047" w15:done="0"/>
  <w15:commentEx w15:paraId="35C39EEB" w15:done="0"/>
  <w15:commentEx w15:paraId="16DC4E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1969442" w16cex:dateUtc="2024-07-16T19:17:00Z"/>
  <w16cex:commentExtensible w16cex:durableId="314D084E" w16cex:dateUtc="2024-07-16T20:25:00Z"/>
  <w16cex:commentExtensible w16cex:durableId="3D876F40" w16cex:dateUtc="2024-07-16T19:21:00Z"/>
  <w16cex:commentExtensible w16cex:durableId="37755749" w16cex:dateUtc="2024-07-16T19:21:00Z"/>
  <w16cex:commentExtensible w16cex:durableId="74610DE9" w16cex:dateUtc="2024-07-16T19:22:00Z"/>
  <w16cex:commentExtensible w16cex:durableId="041F6032" w16cex:dateUtc="2024-07-16T19:22:00Z"/>
  <w16cex:commentExtensible w16cex:durableId="56CCD8EB" w16cex:dateUtc="2024-07-16T20:23:00Z"/>
  <w16cex:commentExtensible w16cex:durableId="2CA1E066" w16cex:dateUtc="2024-07-16T19:29:00Z"/>
  <w16cex:commentExtensible w16cex:durableId="059DCFBC" w16cex:dateUtc="2024-07-16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A7A5EC" w16cid:durableId="71969442"/>
  <w16cid:commentId w16cid:paraId="1EEB70CF" w16cid:durableId="314D084E"/>
  <w16cid:commentId w16cid:paraId="204A57E8" w16cid:durableId="3D876F40"/>
  <w16cid:commentId w16cid:paraId="5805882A" w16cid:durableId="37755749"/>
  <w16cid:commentId w16cid:paraId="4C6286F8" w16cid:durableId="74610DE9"/>
  <w16cid:commentId w16cid:paraId="6FA17206" w16cid:durableId="041F6032"/>
  <w16cid:commentId w16cid:paraId="3EB6C047" w16cid:durableId="56CCD8EB"/>
  <w16cid:commentId w16cid:paraId="35C39EEB" w16cid:durableId="2CA1E066"/>
  <w16cid:commentId w16cid:paraId="16DC4E64" w16cid:durableId="059DCF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B066F" w14:textId="77777777" w:rsidR="00AB2530" w:rsidRDefault="00AB2530" w:rsidP="00CB594D">
      <w:pPr>
        <w:spacing w:after="0" w:line="240" w:lineRule="auto"/>
      </w:pPr>
      <w:r>
        <w:separator/>
      </w:r>
    </w:p>
  </w:endnote>
  <w:endnote w:type="continuationSeparator" w:id="0">
    <w:p w14:paraId="0708D69A" w14:textId="77777777" w:rsidR="00AB2530" w:rsidRDefault="00AB2530" w:rsidP="00CB5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827152"/>
      <w:docPartObj>
        <w:docPartGallery w:val="Page Numbers (Bottom of Page)"/>
        <w:docPartUnique/>
      </w:docPartObj>
    </w:sdtPr>
    <w:sdtEndPr>
      <w:rPr>
        <w:noProof/>
      </w:rPr>
    </w:sdtEndPr>
    <w:sdtContent>
      <w:p w14:paraId="0DE6D7F8" w14:textId="21FE9BC1" w:rsidR="00CB594D" w:rsidRDefault="00CB59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8F608" w14:textId="77777777" w:rsidR="00CB594D" w:rsidRDefault="00CB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0AA4D" w14:textId="77777777" w:rsidR="00AB2530" w:rsidRDefault="00AB2530" w:rsidP="00CB594D">
      <w:pPr>
        <w:spacing w:after="0" w:line="240" w:lineRule="auto"/>
      </w:pPr>
      <w:r>
        <w:separator/>
      </w:r>
    </w:p>
  </w:footnote>
  <w:footnote w:type="continuationSeparator" w:id="0">
    <w:p w14:paraId="7741CFA7" w14:textId="77777777" w:rsidR="00AB2530" w:rsidRDefault="00AB2530" w:rsidP="00CB5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77EA4"/>
    <w:multiLevelType w:val="multilevel"/>
    <w:tmpl w:val="7E46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52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ptiste Wijas">
    <w15:presenceInfo w15:providerId="AD" w15:userId="S::z5228400@ad.unsw.edu.au::669cdd9e-30f4-4b4a-8fc3-80a5a37c4b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C"/>
    <w:rsid w:val="00006F80"/>
    <w:rsid w:val="000C2CB2"/>
    <w:rsid w:val="000D228B"/>
    <w:rsid w:val="000F1BC7"/>
    <w:rsid w:val="00111DD6"/>
    <w:rsid w:val="001228EF"/>
    <w:rsid w:val="00133651"/>
    <w:rsid w:val="00151B24"/>
    <w:rsid w:val="001548A8"/>
    <w:rsid w:val="001E6CF6"/>
    <w:rsid w:val="001F23B4"/>
    <w:rsid w:val="0026226E"/>
    <w:rsid w:val="00325AE0"/>
    <w:rsid w:val="0035331F"/>
    <w:rsid w:val="0037307F"/>
    <w:rsid w:val="003C0A32"/>
    <w:rsid w:val="003C2E56"/>
    <w:rsid w:val="004164ED"/>
    <w:rsid w:val="00462430"/>
    <w:rsid w:val="00481172"/>
    <w:rsid w:val="00514FC4"/>
    <w:rsid w:val="00530CA5"/>
    <w:rsid w:val="00573F11"/>
    <w:rsid w:val="005C5E40"/>
    <w:rsid w:val="005D0A7E"/>
    <w:rsid w:val="0063776D"/>
    <w:rsid w:val="006A513B"/>
    <w:rsid w:val="006D7952"/>
    <w:rsid w:val="006E2A7B"/>
    <w:rsid w:val="008059C1"/>
    <w:rsid w:val="0081634A"/>
    <w:rsid w:val="0086763C"/>
    <w:rsid w:val="00871A4F"/>
    <w:rsid w:val="009468A6"/>
    <w:rsid w:val="00987DC9"/>
    <w:rsid w:val="009E5D2A"/>
    <w:rsid w:val="00A406C5"/>
    <w:rsid w:val="00AA50E1"/>
    <w:rsid w:val="00AB2530"/>
    <w:rsid w:val="00B00183"/>
    <w:rsid w:val="00B02B44"/>
    <w:rsid w:val="00B1619D"/>
    <w:rsid w:val="00B17C5A"/>
    <w:rsid w:val="00B3002E"/>
    <w:rsid w:val="00B65B6D"/>
    <w:rsid w:val="00C0751A"/>
    <w:rsid w:val="00C17ABD"/>
    <w:rsid w:val="00C62B16"/>
    <w:rsid w:val="00C632C4"/>
    <w:rsid w:val="00C81035"/>
    <w:rsid w:val="00CB594D"/>
    <w:rsid w:val="00CC4617"/>
    <w:rsid w:val="00CF04AE"/>
    <w:rsid w:val="00D2580C"/>
    <w:rsid w:val="00D54F0E"/>
    <w:rsid w:val="00DC0224"/>
    <w:rsid w:val="00DD0ADE"/>
    <w:rsid w:val="00E16C90"/>
    <w:rsid w:val="00EE5398"/>
    <w:rsid w:val="00F3712C"/>
    <w:rsid w:val="00F8012E"/>
    <w:rsid w:val="00FC2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C4406"/>
  <w15:chartTrackingRefBased/>
  <w15:docId w15:val="{CD574F61-C307-434E-B6E7-42B7B113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6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6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6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6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6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6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6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6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6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6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6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6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6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6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6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6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6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63C"/>
    <w:rPr>
      <w:rFonts w:eastAsiaTheme="majorEastAsia" w:cstheme="majorBidi"/>
      <w:color w:val="272727" w:themeColor="text1" w:themeTint="D8"/>
    </w:rPr>
  </w:style>
  <w:style w:type="paragraph" w:styleId="Title">
    <w:name w:val="Title"/>
    <w:basedOn w:val="Normal"/>
    <w:next w:val="Normal"/>
    <w:link w:val="TitleChar"/>
    <w:uiPriority w:val="10"/>
    <w:qFormat/>
    <w:rsid w:val="008676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6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6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63C"/>
    <w:pPr>
      <w:spacing w:before="160"/>
      <w:jc w:val="center"/>
    </w:pPr>
    <w:rPr>
      <w:i/>
      <w:iCs/>
      <w:color w:val="404040" w:themeColor="text1" w:themeTint="BF"/>
    </w:rPr>
  </w:style>
  <w:style w:type="character" w:customStyle="1" w:styleId="QuoteChar">
    <w:name w:val="Quote Char"/>
    <w:basedOn w:val="DefaultParagraphFont"/>
    <w:link w:val="Quote"/>
    <w:uiPriority w:val="29"/>
    <w:rsid w:val="0086763C"/>
    <w:rPr>
      <w:i/>
      <w:iCs/>
      <w:color w:val="404040" w:themeColor="text1" w:themeTint="BF"/>
    </w:rPr>
  </w:style>
  <w:style w:type="paragraph" w:styleId="ListParagraph">
    <w:name w:val="List Paragraph"/>
    <w:basedOn w:val="Normal"/>
    <w:uiPriority w:val="34"/>
    <w:qFormat/>
    <w:rsid w:val="0086763C"/>
    <w:pPr>
      <w:ind w:left="720"/>
      <w:contextualSpacing/>
    </w:pPr>
  </w:style>
  <w:style w:type="character" w:styleId="IntenseEmphasis">
    <w:name w:val="Intense Emphasis"/>
    <w:basedOn w:val="DefaultParagraphFont"/>
    <w:uiPriority w:val="21"/>
    <w:qFormat/>
    <w:rsid w:val="0086763C"/>
    <w:rPr>
      <w:i/>
      <w:iCs/>
      <w:color w:val="0F4761" w:themeColor="accent1" w:themeShade="BF"/>
    </w:rPr>
  </w:style>
  <w:style w:type="paragraph" w:styleId="IntenseQuote">
    <w:name w:val="Intense Quote"/>
    <w:basedOn w:val="Normal"/>
    <w:next w:val="Normal"/>
    <w:link w:val="IntenseQuoteChar"/>
    <w:uiPriority w:val="30"/>
    <w:qFormat/>
    <w:rsid w:val="00867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63C"/>
    <w:rPr>
      <w:i/>
      <w:iCs/>
      <w:color w:val="0F4761" w:themeColor="accent1" w:themeShade="BF"/>
    </w:rPr>
  </w:style>
  <w:style w:type="character" w:styleId="IntenseReference">
    <w:name w:val="Intense Reference"/>
    <w:basedOn w:val="DefaultParagraphFont"/>
    <w:uiPriority w:val="32"/>
    <w:qFormat/>
    <w:rsid w:val="0086763C"/>
    <w:rPr>
      <w:b/>
      <w:bCs/>
      <w:smallCaps/>
      <w:color w:val="0F4761" w:themeColor="accent1" w:themeShade="BF"/>
      <w:spacing w:val="5"/>
    </w:rPr>
  </w:style>
  <w:style w:type="paragraph" w:styleId="Caption">
    <w:name w:val="caption"/>
    <w:basedOn w:val="Normal"/>
    <w:next w:val="Normal"/>
    <w:uiPriority w:val="35"/>
    <w:unhideWhenUsed/>
    <w:qFormat/>
    <w:rsid w:val="005D0A7E"/>
    <w:pPr>
      <w:spacing w:after="200" w:line="240" w:lineRule="auto"/>
    </w:pPr>
    <w:rPr>
      <w:i/>
      <w:iCs/>
      <w:color w:val="0E2841" w:themeColor="text2"/>
      <w:sz w:val="18"/>
      <w:szCs w:val="18"/>
    </w:rPr>
  </w:style>
  <w:style w:type="character" w:styleId="Hyperlink">
    <w:name w:val="Hyperlink"/>
    <w:basedOn w:val="DefaultParagraphFont"/>
    <w:uiPriority w:val="99"/>
    <w:unhideWhenUsed/>
    <w:rsid w:val="00DD0ADE"/>
    <w:rPr>
      <w:color w:val="467886" w:themeColor="hyperlink"/>
      <w:u w:val="single"/>
    </w:rPr>
  </w:style>
  <w:style w:type="character" w:styleId="UnresolvedMention">
    <w:name w:val="Unresolved Mention"/>
    <w:basedOn w:val="DefaultParagraphFont"/>
    <w:uiPriority w:val="99"/>
    <w:semiHidden/>
    <w:unhideWhenUsed/>
    <w:rsid w:val="00DD0ADE"/>
    <w:rPr>
      <w:color w:val="605E5C"/>
      <w:shd w:val="clear" w:color="auto" w:fill="E1DFDD"/>
    </w:rPr>
  </w:style>
  <w:style w:type="paragraph" w:styleId="Header">
    <w:name w:val="header"/>
    <w:basedOn w:val="Normal"/>
    <w:link w:val="HeaderChar"/>
    <w:uiPriority w:val="99"/>
    <w:unhideWhenUsed/>
    <w:rsid w:val="00CB5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94D"/>
  </w:style>
  <w:style w:type="paragraph" w:styleId="Footer">
    <w:name w:val="footer"/>
    <w:basedOn w:val="Normal"/>
    <w:link w:val="FooterChar"/>
    <w:uiPriority w:val="99"/>
    <w:unhideWhenUsed/>
    <w:rsid w:val="00CB5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94D"/>
  </w:style>
  <w:style w:type="character" w:styleId="CommentReference">
    <w:name w:val="annotation reference"/>
    <w:basedOn w:val="DefaultParagraphFont"/>
    <w:uiPriority w:val="99"/>
    <w:semiHidden/>
    <w:unhideWhenUsed/>
    <w:rsid w:val="00987DC9"/>
    <w:rPr>
      <w:sz w:val="16"/>
      <w:szCs w:val="16"/>
    </w:rPr>
  </w:style>
  <w:style w:type="paragraph" w:styleId="CommentText">
    <w:name w:val="annotation text"/>
    <w:basedOn w:val="Normal"/>
    <w:link w:val="CommentTextChar"/>
    <w:uiPriority w:val="99"/>
    <w:semiHidden/>
    <w:unhideWhenUsed/>
    <w:rsid w:val="00987DC9"/>
    <w:pPr>
      <w:spacing w:line="240" w:lineRule="auto"/>
    </w:pPr>
    <w:rPr>
      <w:sz w:val="20"/>
      <w:szCs w:val="20"/>
    </w:rPr>
  </w:style>
  <w:style w:type="character" w:customStyle="1" w:styleId="CommentTextChar">
    <w:name w:val="Comment Text Char"/>
    <w:basedOn w:val="DefaultParagraphFont"/>
    <w:link w:val="CommentText"/>
    <w:uiPriority w:val="99"/>
    <w:semiHidden/>
    <w:rsid w:val="00987DC9"/>
    <w:rPr>
      <w:sz w:val="20"/>
      <w:szCs w:val="20"/>
    </w:rPr>
  </w:style>
  <w:style w:type="paragraph" w:styleId="CommentSubject">
    <w:name w:val="annotation subject"/>
    <w:basedOn w:val="CommentText"/>
    <w:next w:val="CommentText"/>
    <w:link w:val="CommentSubjectChar"/>
    <w:uiPriority w:val="99"/>
    <w:semiHidden/>
    <w:unhideWhenUsed/>
    <w:rsid w:val="00987DC9"/>
    <w:rPr>
      <w:b/>
      <w:bCs/>
    </w:rPr>
  </w:style>
  <w:style w:type="character" w:customStyle="1" w:styleId="CommentSubjectChar">
    <w:name w:val="Comment Subject Char"/>
    <w:basedOn w:val="CommentTextChar"/>
    <w:link w:val="CommentSubject"/>
    <w:uiPriority w:val="99"/>
    <w:semiHidden/>
    <w:rsid w:val="00987DC9"/>
    <w:rPr>
      <w:b/>
      <w:bCs/>
      <w:sz w:val="20"/>
      <w:szCs w:val="20"/>
    </w:rPr>
  </w:style>
  <w:style w:type="paragraph" w:styleId="Revision">
    <w:name w:val="Revision"/>
    <w:hidden/>
    <w:uiPriority w:val="99"/>
    <w:semiHidden/>
    <w:rsid w:val="00987D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0795">
      <w:bodyDiv w:val="1"/>
      <w:marLeft w:val="0"/>
      <w:marRight w:val="0"/>
      <w:marTop w:val="0"/>
      <w:marBottom w:val="0"/>
      <w:divBdr>
        <w:top w:val="none" w:sz="0" w:space="0" w:color="auto"/>
        <w:left w:val="none" w:sz="0" w:space="0" w:color="auto"/>
        <w:bottom w:val="none" w:sz="0" w:space="0" w:color="auto"/>
        <w:right w:val="none" w:sz="0" w:space="0" w:color="auto"/>
      </w:divBdr>
    </w:div>
    <w:div w:id="173351500">
      <w:bodyDiv w:val="1"/>
      <w:marLeft w:val="0"/>
      <w:marRight w:val="0"/>
      <w:marTop w:val="0"/>
      <w:marBottom w:val="0"/>
      <w:divBdr>
        <w:top w:val="none" w:sz="0" w:space="0" w:color="auto"/>
        <w:left w:val="none" w:sz="0" w:space="0" w:color="auto"/>
        <w:bottom w:val="none" w:sz="0" w:space="0" w:color="auto"/>
        <w:right w:val="none" w:sz="0" w:space="0" w:color="auto"/>
      </w:divBdr>
    </w:div>
    <w:div w:id="1237088170">
      <w:bodyDiv w:val="1"/>
      <w:marLeft w:val="0"/>
      <w:marRight w:val="0"/>
      <w:marTop w:val="0"/>
      <w:marBottom w:val="0"/>
      <w:divBdr>
        <w:top w:val="none" w:sz="0" w:space="0" w:color="auto"/>
        <w:left w:val="none" w:sz="0" w:space="0" w:color="auto"/>
        <w:bottom w:val="none" w:sz="0" w:space="0" w:color="auto"/>
        <w:right w:val="none" w:sz="0" w:space="0" w:color="auto"/>
      </w:divBdr>
    </w:div>
    <w:div w:id="1545823594">
      <w:bodyDiv w:val="1"/>
      <w:marLeft w:val="0"/>
      <w:marRight w:val="0"/>
      <w:marTop w:val="0"/>
      <w:marBottom w:val="0"/>
      <w:divBdr>
        <w:top w:val="none" w:sz="0" w:space="0" w:color="auto"/>
        <w:left w:val="none" w:sz="0" w:space="0" w:color="auto"/>
        <w:bottom w:val="none" w:sz="0" w:space="0" w:color="auto"/>
        <w:right w:val="none" w:sz="0" w:space="0" w:color="auto"/>
      </w:divBdr>
    </w:div>
    <w:div w:id="1637755096">
      <w:bodyDiv w:val="1"/>
      <w:marLeft w:val="0"/>
      <w:marRight w:val="0"/>
      <w:marTop w:val="0"/>
      <w:marBottom w:val="0"/>
      <w:divBdr>
        <w:top w:val="none" w:sz="0" w:space="0" w:color="auto"/>
        <w:left w:val="none" w:sz="0" w:space="0" w:color="auto"/>
        <w:bottom w:val="none" w:sz="0" w:space="0" w:color="auto"/>
        <w:right w:val="none" w:sz="0" w:space="0" w:color="auto"/>
      </w:divBdr>
    </w:div>
    <w:div w:id="181524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ebird.org/checklist/S184727948"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ouzayuri/ornithology_research_haplospiza_unicolor" TargetMode="External"/><Relationship Id="rId5" Type="http://schemas.openxmlformats.org/officeDocument/2006/relationships/footnotes" Target="footnotes.xml"/><Relationship Id="rId15" Type="http://schemas.openxmlformats.org/officeDocument/2006/relationships/hyperlink" Target="https://github.com/souzayuri/ornithology_research_haplospiza_unicolor" TargetMode="Externa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.~WRD0001</Template>
  <TotalTime>1</TotalTime>
  <Pages>6</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De Souza, Yuri</dc:creator>
  <cp:keywords/>
  <dc:description/>
  <cp:lastModifiedBy>Baptiste Wijas</cp:lastModifiedBy>
  <cp:revision>4</cp:revision>
  <dcterms:created xsi:type="dcterms:W3CDTF">2024-07-16T20:29:00Z</dcterms:created>
  <dcterms:modified xsi:type="dcterms:W3CDTF">2024-07-16T20:31:00Z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0074752f-1a95-487b-ad04-50f9137af4d5</vt:lpwstr>
  </property>
</Properties>
</file>